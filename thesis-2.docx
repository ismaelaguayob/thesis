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jc w:val="left"/>
        <w:rPr>
          <w:rFonts w:ascii="Arial" w:cs="Arial" w:eastAsia="Arial" w:hAnsi="Arial"/>
          <w:b w:val="1"/>
          <w:bCs w:val="1"/>
          <w:sz w:val="13"/>
          <w:szCs w:val="1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2036577</wp:posOffset>
            </wp:positionH>
            <wp:positionV relativeFrom="paragraph">
              <wp:posOffset>90805</wp:posOffset>
            </wp:positionV>
            <wp:extent cx="1570879" cy="871727"/>
            <wp:effectExtent b="0" l="0" r="0" t="0"/>
            <wp:wrapNone/>
            <wp:docPr descr="Facultad de Ciencias Sociales •" id="3" name="image2.jpg"/>
            <a:graphic>
              <a:graphicData uri="http://schemas.openxmlformats.org/drawingml/2006/picture">
                <pic:pic>
                  <pic:nvPicPr>
                    <pic:cNvPr descr="Facultad de Ciencias Sociales •" id="0" name="image2.jpg"/>
                    <pic:cNvPicPr preferRelativeResize="0"/>
                  </pic:nvPicPr>
                  <pic:blipFill>
                    <a:blip r:embed="rId8"/>
                    <a:srcRect b="0" l="0" r="0" t="0"/>
                    <a:stretch>
                      <a:fillRect/>
                    </a:stretch>
                  </pic:blipFill>
                  <pic:spPr>
                    <a:xfrm>
                      <a:off x="0" y="0"/>
                      <a:ext cx="1570879" cy="871727"/>
                    </a:xfrm>
                    <a:prstGeom prst="rect"/>
                    <a:ln/>
                  </pic:spPr>
                </pic:pic>
              </a:graphicData>
            </a:graphic>
          </wp:anchor>
        </w:drawing>
      </w:r>
    </w:p>
    <w:p w:rsidR="00000000" w:rsidDel="00000000" w:rsidP="00000000" w:rsidRDefault="00000000" w:rsidRPr="00000000" w14:paraId="00000002">
      <w:pPr>
        <w:widowControl w:val="0"/>
        <w:spacing w:before="0" w:line="240" w:lineRule="auto"/>
        <w:ind w:left="340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0"/>
        <w:spacing w:before="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widowControl w:val="0"/>
        <w:spacing w:before="4"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Universidad de Chile</w:t>
      </w:r>
    </w:p>
    <w:p w:rsidR="00000000" w:rsidDel="00000000" w:rsidP="00000000" w:rsidRDefault="00000000" w:rsidRPr="00000000" w14:paraId="00000009">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Facultad de Ciencias Sociales</w:t>
      </w:r>
    </w:p>
    <w:p w:rsidR="00000000" w:rsidDel="00000000" w:rsidP="00000000" w:rsidRDefault="00000000" w:rsidRPr="00000000" w14:paraId="0000000A">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Departamento de Sociología</w:t>
      </w:r>
    </w:p>
    <w:p w:rsidR="00000000" w:rsidDel="00000000" w:rsidP="00000000" w:rsidRDefault="00000000" w:rsidRPr="00000000" w14:paraId="0000000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Carrera de Sociología</w:t>
      </w:r>
    </w:p>
    <w:p w:rsidR="00000000" w:rsidDel="00000000" w:rsidP="00000000" w:rsidRDefault="00000000" w:rsidRPr="00000000" w14:paraId="0000000C">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0">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4">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widowControl w:val="0"/>
        <w:spacing w:before="0" w:line="24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6">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7">
      <w:pPr>
        <w:widowControl w:val="0"/>
        <w:spacing w:before="231" w:line="240" w:lineRule="auto"/>
        <w:jc w:val="center"/>
        <w:rPr>
          <w:rFonts w:ascii="Arial" w:cs="Arial" w:eastAsia="Arial" w:hAnsi="Arial"/>
        </w:rPr>
      </w:pPr>
      <w:r w:rsidDel="00000000" w:rsidR="00000000" w:rsidRPr="00000000">
        <w:rPr>
          <w:rFonts w:ascii="Arial" w:cs="Arial" w:eastAsia="Arial" w:hAnsi="Arial"/>
          <w:rtl w:val="0"/>
        </w:rPr>
        <w:t xml:space="preserve">Memoria para optar al título profesional de Sociólogo/a</w:t>
      </w:r>
    </w:p>
    <w:p w:rsidR="00000000" w:rsidDel="00000000" w:rsidP="00000000" w:rsidRDefault="00000000" w:rsidRPr="00000000" w14:paraId="00000018">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Robustez ideacional de la capitalización individual: coaliciones discursivas de justicia social en el debate previsional chileno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
                <a:graphic>
                  <a:graphicData uri="http://schemas.microsoft.com/office/word/2010/wordprocessingShape">
                    <wps:wsp>
                      <wps:cNvCnPr/>
                      <wps:spPr>
                        <a:xfrm>
                          <a:off x="2217990" y="3776190"/>
                          <a:ext cx="6256020" cy="76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256020" cy="19050"/>
                        </a:xfrm>
                        <a:prstGeom prst="rect"/>
                        <a:ln/>
                      </pic:spPr>
                    </pic:pic>
                  </a:graphicData>
                </a:graphic>
              </wp:anchor>
            </w:drawing>
          </mc:Fallback>
        </mc:AlternateContent>
      </w:r>
    </w:p>
    <w:p w:rsidR="00000000" w:rsidDel="00000000" w:rsidP="00000000" w:rsidRDefault="00000000" w:rsidRPr="00000000" w14:paraId="0000001B">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C">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D">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E">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AUTOR/A: Ismael Aguayo</w:t>
      </w:r>
    </w:p>
    <w:p w:rsidR="00000000" w:rsidDel="00000000" w:rsidP="00000000" w:rsidRDefault="00000000" w:rsidRPr="00000000" w14:paraId="0000001F">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 GUÍA: Juan Carlos Castillo</w:t>
      </w:r>
    </w:p>
    <w:p w:rsidR="00000000" w:rsidDel="00000000" w:rsidP="00000000" w:rsidRDefault="00000000" w:rsidRPr="00000000" w14:paraId="00000020">
      <w:pPr>
        <w:widowControl w:val="0"/>
        <w:spacing w:before="1"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30 de junio de 2026</w:t>
      </w:r>
    </w:p>
    <w:p w:rsidR="00000000" w:rsidDel="00000000" w:rsidP="00000000" w:rsidRDefault="00000000" w:rsidRPr="00000000" w14:paraId="00000022">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widowControl w:val="0"/>
        <w:spacing w:before="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Memoria desarrollada en el marco del proyecto de Fondecyt Nº 1250518 y el Centro Nacional de Inteligencia Artificial CENIA FB210017, Financiamiento Basal ANID</w:t>
      </w:r>
    </w:p>
    <w:p w:rsidR="00000000" w:rsidDel="00000000" w:rsidP="00000000" w:rsidRDefault="00000000" w:rsidRPr="00000000" w14:paraId="00000028">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dt>
      <w:sdtPr>
        <w:id w:val="-307553128"/>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rn79y9ow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q8nhp3q1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heheehmrei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 dimensión moral y normativa en el debate previsional</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62o2edny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Justicia de mercado vs. Justicia política: Los mercados como economías morales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qjuw86t1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La condicionalidad de la seguridad social en la vejez</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o7nfx26kv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Robustez ideacional y legitimación discursiva</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i7or1q4b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Robustez neoliberal y el rol de las ideas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uetns08a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Las coaliciones discursivas y la hegemonía</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ruj8sbrne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Las estrategias de legitimación</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y5w9tfeoao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debate previsional chileno: polos discursivos y actores mediadores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srgclhb6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Metodología</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f36f2q4m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Datos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rn984wqx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Variables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ndyb2tvd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Estrategia de análisis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0r3akeko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Estrategia de codificación y validación</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5b44c3kd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Análisis descriptivo y modelamiento de patrones discursivos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mqoom88k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6rn79y9owgi" w:id="0"/>
      <w:bookmarkEnd w:id="0"/>
      <w:r w:rsidDel="00000000" w:rsidR="00000000" w:rsidRPr="00000000">
        <w:rPr>
          <w:rtl w:val="0"/>
        </w:rPr>
        <w:t xml:space="preserve">Abstract</w:t>
      </w:r>
    </w:p>
    <w:p w:rsidR="00000000" w:rsidDel="00000000" w:rsidP="00000000" w:rsidRDefault="00000000" w:rsidRPr="00000000" w14:paraId="00000062">
      <w:pPr>
        <w:rPr/>
      </w:pPr>
      <w:r w:rsidDel="00000000" w:rsidR="00000000" w:rsidRPr="00000000">
        <w:rPr>
          <w:rtl w:val="0"/>
        </w:rPr>
        <w:t xml:space="preserve">El sistema chileno de pensiones de capitalización individual ha persistido pese a crisis de legitimidad, alta conflictividad social y sucesivos intentos de reforma estructural. Esta investigación analiza cómo distintas concepciones de justicia social son movilizadas en el debate legislativo de la Ley Nº 21.735 (2022–2025) para defender, reformar o disputar las bases normativas de este modelo. La Ley N.º 21.735 constituye el caso principal, con discusiones en Sala en 2024 y 2025. Se incorporan como antecedentes comparativos la creación de la Pensión Garantizada Universal (PGU), Ley N.º 21.419, y la ampliación de su universo de focalización, Ley N.º 21.538, cuyos debates en Sala corresponden a 2022 y 2023, respectivamente. El estudio evalúa si la persistencia institucional de la capitalización individual estuvo acompañada por la robustez ideacional de los principios que la legitiman. Esta robustez se examinará mediante tres dimensiones diferenciadas: la permanencia de la propiedad individual de los fondos, la capitalización, la reciprocidad contributiva, el control y la sostenibilidad financiera; la difusión de ese repertorio hacia actores inicialmente reformistas; y su adaptación mediante la incorporación de propuestas solidarias bajo restricciones contributivas, focalizadas o financieras. Se hipotetiza que el debate se estructura en dos polos discursivos principales: uno de preservación, que articula la propiedad y la capitalización individual con la reciprocidad contributiva, el control y la sostenibilidad financiera, y otro de transformación, que vincula la solidaridad y la suficiencia de las pensiones con el criterio de necesidad. Se espera que algunos actores de centroizquierda ocupen posiciones de intermediación entre ambos polos. Asimismo, se examinará cómo estos polos y las posiciones mediadoras se asocian con distintas estrategias de legitimación. Metodológicamente, el estudio aplica análisis de redes discursivas (DNA) a un corpus textual de nueve discusiones en Sala de la Cámara de Diputadas y Diputados y del Senado, que reúne 1.223 intervenciones de las tres leyes. La codificación será asistida por grandes modelos de lenguaje, validada manualmente y complementada con modelos multinivel de clasificación cruzada. Con ello, la investigación busca aportar evidencia sobre el rol de las ideas, la justicia social y la legitimación discursiva en la estructuración del debate previsional chileno.</w:t>
      </w:r>
    </w:p>
    <w:p w:rsidR="00000000" w:rsidDel="00000000" w:rsidP="00000000" w:rsidRDefault="00000000" w:rsidRPr="00000000" w14:paraId="00000063">
      <w:pPr>
        <w:spacing w:after="240" w:before="0" w:line="276"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Palabras clave:</w:t>
      </w:r>
      <w:r w:rsidDel="00000000" w:rsidR="00000000" w:rsidRPr="00000000">
        <w:rPr>
          <w:rtl w:val="0"/>
        </w:rPr>
        <w:t xml:space="preserve"> capitalización individual; reforma previsional; justicia social; merecimiento; análisis de redes discursivas.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n2q8nhp3q1d2" w:id="1"/>
      <w:bookmarkEnd w:id="1"/>
      <w:r w:rsidDel="00000000" w:rsidR="00000000" w:rsidRPr="00000000">
        <w:rPr>
          <w:rtl w:val="0"/>
        </w:rPr>
        <w:t xml:space="preserve">Introducción</w:t>
      </w:r>
    </w:p>
    <w:p w:rsidR="00000000" w:rsidDel="00000000" w:rsidP="00000000" w:rsidRDefault="00000000" w:rsidRPr="00000000" w14:paraId="00000069">
      <w:pPr>
        <w:rPr/>
      </w:pPr>
      <w:r w:rsidDel="00000000" w:rsidR="00000000" w:rsidRPr="00000000">
        <w:rPr>
          <w:rtl w:val="0"/>
        </w:rPr>
        <w:t xml:space="preserve">Los sistemas de pensiones constituyen una de las instituciones de protección social más determinantes en el ciclo de vida, al organizar la distribución de recursos en la vejez y al proteger a las personas frente a dificultades económicas </w:t>
      </w:r>
      <w:r w:rsidDel="00000000" w:rsidR="00000000" w:rsidRPr="00000000">
        <w:rPr>
          <w:rtl w:val="0"/>
        </w:rPr>
        <w:t xml:space="preserve">(Ebbinghaus &amp; Wiß, 2024)</w:t>
      </w:r>
      <w:r w:rsidDel="00000000" w:rsidR="00000000" w:rsidRPr="00000000">
        <w:rPr>
          <w:rtl w:val="0"/>
        </w:rPr>
        <w:t xml:space="preserve">.</w:t>
      </w:r>
      <w:r w:rsidDel="00000000" w:rsidR="00000000" w:rsidRPr="00000000">
        <w:rPr>
          <w:rtl w:val="0"/>
        </w:rPr>
        <w:t xml:space="preserve"> Desde la sociología de la justicia, las políticas sociales cristalizan concepciones normativas sobre qué se considera una distribución legítima del bienestar, y esas concepciones se vuelven especialmente visibles cuando una reforma cuestiona el equilibrio entre Estado, mercado y familia </w:t>
      </w:r>
      <w:r w:rsidDel="00000000" w:rsidR="00000000" w:rsidRPr="00000000">
        <w:rPr>
          <w:rtl w:val="0"/>
        </w:rPr>
        <w:t xml:space="preserve">(Esping-Andersen, 1990; Liebig &amp; Sauer, 2016; Sachweh, 2016)</w:t>
      </w:r>
      <w:r w:rsidDel="00000000" w:rsidR="00000000" w:rsidRPr="00000000">
        <w:rPr>
          <w:rtl w:val="0"/>
        </w:rPr>
        <w:t xml:space="preserve">. En el caso de las pensiones, esta disputa puede organizarse en torno a la tensión entre la </w:t>
      </w:r>
      <w:r w:rsidDel="00000000" w:rsidR="00000000" w:rsidRPr="00000000">
        <w:rPr>
          <w:i w:val="1"/>
          <w:iCs w:val="1"/>
          <w:rtl w:val="0"/>
        </w:rPr>
        <w:t xml:space="preserve">justicia de mercado</w:t>
      </w:r>
      <w:r w:rsidDel="00000000" w:rsidR="00000000" w:rsidRPr="00000000">
        <w:rPr>
          <w:rtl w:val="0"/>
        </w:rPr>
        <w:t xml:space="preserve">, que legitima la asignación de beneficios según el esfuerzo, la contribución y la responsabilidad individual, y la </w:t>
      </w:r>
      <w:r w:rsidDel="00000000" w:rsidR="00000000" w:rsidRPr="00000000">
        <w:rPr>
          <w:i w:val="1"/>
          <w:iCs w:val="1"/>
          <w:rtl w:val="0"/>
        </w:rPr>
        <w:t xml:space="preserve">justicia política</w:t>
      </w:r>
      <w:r w:rsidDel="00000000" w:rsidR="00000000" w:rsidRPr="00000000">
        <w:rPr>
          <w:rtl w:val="0"/>
        </w:rPr>
        <w:t xml:space="preserve">, que enfatiza la igualdad, la necesidad y la intervención colectiva frente a los riesgos sociales </w:t>
      </w:r>
      <w:r w:rsidDel="00000000" w:rsidR="00000000" w:rsidRPr="00000000">
        <w:rPr>
          <w:rtl w:val="0"/>
        </w:rPr>
        <w:t xml:space="preserve">(Lane, 1986)</w:t>
      </w:r>
      <w:r w:rsidDel="00000000" w:rsidR="00000000" w:rsidRPr="00000000">
        <w:rPr>
          <w:rtl w:val="0"/>
        </w:rPr>
        <w:t xml:space="preserve">. Esta investigación analiza la estructuración discursiva del debate legislativo chileno sobre la reforma previsional de 2022-2025, entendido como una arena en la que distintos actores movilizan concepciones de justicia social, criterios de merecimiento y estrategias de legitimación para defender, reformar o disputar la capitalización individual.</w:t>
      </w:r>
    </w:p>
    <w:p w:rsidR="00000000" w:rsidDel="00000000" w:rsidP="00000000" w:rsidRDefault="00000000" w:rsidRPr="00000000" w14:paraId="0000006A">
      <w:pPr>
        <w:rPr/>
      </w:pPr>
      <w:r w:rsidDel="00000000" w:rsidR="00000000" w:rsidRPr="00000000">
        <w:rPr>
          <w:rtl w:val="0"/>
        </w:rPr>
        <w:t xml:space="preserve">Chile resulta un caso emblemático para examinar esta disputa normativa. A partir de la reforma de 1981, su sistema previsional se organizó en torno a cuentas individuales administradas por privados. Este esquema desplazó los principios de colectivismo y solidaridad, convirtiéndose en un ejemplo paradigmático de privatización y comodificación del bienestar </w:t>
      </w:r>
      <w:r w:rsidDel="00000000" w:rsidR="00000000" w:rsidRPr="00000000">
        <w:rPr>
          <w:rtl w:val="0"/>
        </w:rPr>
        <w:t xml:space="preserve">(Alemparte, 2025; Borzutzky, 2005; Mesa-Lago &amp; Bertranou, 2016)</w:t>
      </w:r>
      <w:r w:rsidDel="00000000" w:rsidR="00000000" w:rsidRPr="00000000">
        <w:rPr>
          <w:rtl w:val="0"/>
        </w:rPr>
        <w:t xml:space="preserve">. Históricamente, este diseño ha sido cuestionado por sus bajas pensiones, desigualdades de género y de clase, persistiendo institucionalmente pese a la alta conflictividad social y a sucesivos intentos de reforma </w:t>
      </w:r>
      <w:r w:rsidDel="00000000" w:rsidR="00000000" w:rsidRPr="00000000">
        <w:rPr>
          <w:rtl w:val="0"/>
        </w:rPr>
        <w:t xml:space="preserve">(Borzutzky, 2019; Larrañaga, 2024; Rozas &amp; Maillet, 2019)</w:t>
      </w:r>
      <w:r w:rsidDel="00000000" w:rsidR="00000000" w:rsidRPr="00000000">
        <w:rPr>
          <w:rtl w:val="0"/>
        </w:rPr>
        <w:t xml:space="preserve">. </w:t>
      </w:r>
      <w:commentRangeStart w:id="0"/>
      <w:r w:rsidDel="00000000" w:rsidR="00000000" w:rsidRPr="00000000">
        <w:rPr>
          <w:rtl w:val="0"/>
        </w:rPr>
        <w:t xml:space="preserve">En los últimos años, el estallido social de 2019, los retiros de fondos previsionales durante la pandemia y la discusión constitucional reactivaron el conflicto sobre la propiedad individual, la solidaridad, el mérito y el rol del Estado, desplazando el debate previsional hacia una disputa explícita por los fundamentos morales del sistema </w:t>
      </w:r>
      <w:r w:rsidDel="00000000" w:rsidR="00000000" w:rsidRPr="00000000">
        <w:rPr>
          <w:rtl w:val="0"/>
        </w:rPr>
        <w:t xml:space="preserve">(Barozet, 2025; Kay &amp; Borzutzky, 2022; Rozas-Bugueño &amp; Maillet, 2024)</w:t>
      </w:r>
      <w:r w:rsidDel="00000000" w:rsidR="00000000" w:rsidRPr="00000000">
        <w:rPr>
          <w:rtl w:val="0"/>
        </w:rPr>
        <w:t xml:space="preserve">. L</w:t>
      </w:r>
      <w:commentRangeEnd w:id="0"/>
      <w:r w:rsidDel="00000000" w:rsidR="00000000" w:rsidRPr="00000000">
        <w:commentReference w:id="0"/>
      </w:r>
      <w:r w:rsidDel="00000000" w:rsidR="00000000" w:rsidRPr="00000000">
        <w:rPr>
          <w:rtl w:val="0"/>
        </w:rPr>
        <w:t xml:space="preserve">a reforma promovida por el gobierno de Gabriel Boric en 2022 impulsó una transformación estructural mediante la creación de un sistema mixto y de nuevos componentes de solidaridad, pero la Ley N° 21.735 aprobada en 2025 mantuvo la centralidad de la capitalización individual y de la administración privada de los fondos </w:t>
      </w:r>
      <w:r w:rsidDel="00000000" w:rsidR="00000000" w:rsidRPr="00000000">
        <w:rPr>
          <w:rtl w:val="0"/>
        </w:rPr>
        <w:t xml:space="preserve">(Vela, 2025)</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Hasta ahora, las investigaciones sobre pensiones en Chile se han enfocado en el diseño institucional y la trayectoria política del sistema </w:t>
      </w:r>
      <w:r w:rsidDel="00000000" w:rsidR="00000000" w:rsidRPr="00000000">
        <w:rPr>
          <w:rtl w:val="0"/>
        </w:rPr>
        <w:t xml:space="preserve">(Borzutzky, 2005, 2019; Mesa-Lago &amp; Bertranou, 2016)</w:t>
      </w:r>
      <w:r w:rsidDel="00000000" w:rsidR="00000000" w:rsidRPr="00000000">
        <w:rPr>
          <w:rtl w:val="0"/>
        </w:rPr>
        <w:t xml:space="preserve">, sus resultados financieros y tasas de reemplazo </w:t>
      </w:r>
      <w:r w:rsidDel="00000000" w:rsidR="00000000" w:rsidRPr="00000000">
        <w:rPr>
          <w:rtl w:val="0"/>
        </w:rPr>
        <w:t xml:space="preserve">(Benavides &amp; Valdés, 2018; Larrañaga, 2024)</w:t>
      </w:r>
      <w:r w:rsidDel="00000000" w:rsidR="00000000" w:rsidRPr="00000000">
        <w:rPr>
          <w:rtl w:val="0"/>
        </w:rPr>
        <w:t xml:space="preserve">, las brechas socioeconómicas y de género </w:t>
      </w:r>
      <w:r w:rsidDel="00000000" w:rsidR="00000000" w:rsidRPr="00000000">
        <w:rPr>
          <w:rtl w:val="0"/>
        </w:rPr>
        <w:t xml:space="preserve">(Parada-Contzen, 2023)</w:t>
      </w:r>
      <w:r w:rsidDel="00000000" w:rsidR="00000000" w:rsidRPr="00000000">
        <w:rPr>
          <w:rtl w:val="0"/>
        </w:rPr>
        <w:t xml:space="preserve">, las movilizaciones sociales contra las AFP </w:t>
      </w:r>
      <w:r w:rsidDel="00000000" w:rsidR="00000000" w:rsidRPr="00000000">
        <w:rPr>
          <w:rtl w:val="0"/>
        </w:rPr>
        <w:t xml:space="preserve">(López-González &amp; Vélez-Maya, 2025; Rozas &amp; Maillet, 2019)</w:t>
      </w:r>
      <w:r w:rsidDel="00000000" w:rsidR="00000000" w:rsidRPr="00000000">
        <w:rPr>
          <w:rtl w:val="0"/>
        </w:rPr>
        <w:t xml:space="preserve">, las preferencias ciudadanas sobre diseños previsionales y administración de fondos </w:t>
      </w:r>
      <w:r w:rsidDel="00000000" w:rsidR="00000000" w:rsidRPr="00000000">
        <w:rPr>
          <w:rtl w:val="0"/>
        </w:rPr>
        <w:t xml:space="preserve">(Domínguez, 2017; Parada-Contzen &amp; Sanhueza, 2025)</w:t>
      </w:r>
      <w:r w:rsidDel="00000000" w:rsidR="00000000" w:rsidRPr="00000000">
        <w:rPr>
          <w:rtl w:val="0"/>
        </w:rPr>
        <w:t xml:space="preserve">, las actitudes frente a la justicia de mercado y el mérito previsional </w:t>
      </w:r>
      <w:r w:rsidDel="00000000" w:rsidR="00000000" w:rsidRPr="00000000">
        <w:rPr>
          <w:rtl w:val="0"/>
        </w:rPr>
        <w:t xml:space="preserve">(Castillo et al., 2019, 2025, 2026)</w:t>
      </w:r>
      <w:r w:rsidDel="00000000" w:rsidR="00000000" w:rsidRPr="00000000">
        <w:rPr>
          <w:rtl w:val="0"/>
        </w:rPr>
        <w:t xml:space="preserve">, y los discursos mediáticos o expertos en torno a la reforma </w:t>
      </w:r>
      <w:r w:rsidDel="00000000" w:rsidR="00000000" w:rsidRPr="00000000">
        <w:rPr>
          <w:rtl w:val="0"/>
        </w:rPr>
        <w:t xml:space="preserve">(Campos-Rojas &amp; González-Arias, 2022; González Arias &amp; Campos Rojas, 2020)</w:t>
      </w:r>
      <w:r w:rsidDel="00000000" w:rsidR="00000000" w:rsidRPr="00000000">
        <w:rPr>
          <w:rtl w:val="0"/>
        </w:rPr>
        <w:t xml:space="preserve">. Esta literatura ha mostrado que la crítica a las bajas pensiones convive con una adhesión persistente a criterios meritocráticos y contributivos, especialmente en torno a la propiedad de los fondos y al vínculo entre la cotización individual y el beneficio futuro </w:t>
      </w:r>
      <w:r w:rsidDel="00000000" w:rsidR="00000000" w:rsidRPr="00000000">
        <w:rPr>
          <w:rtl w:val="0"/>
        </w:rPr>
        <w:t xml:space="preserve">(Castillo et al., 2019; Kay &amp; Borzutzky, 2022)</w:t>
      </w:r>
      <w:r w:rsidDel="00000000" w:rsidR="00000000" w:rsidRPr="00000000">
        <w:rPr>
          <w:rtl w:val="0"/>
        </w:rPr>
        <w:t xml:space="preserve">. Sin embargo, se sabe menos sobre cómo estos principios de justicia se articulan en el debate legislativo, cómo se forman coaliciones discursivas en torno a ellos y qué estrategias emplean los actores para legitimar la persistencia o la transformación del modelo. El presente estudio aborda esa brecha analizando el debate parlamentario de las últimas reformas previsionales chilenas como un espacio privilegiado para observar la disputa por la hegemonía discursiva.</w:t>
      </w:r>
    </w:p>
    <w:p w:rsidR="00000000" w:rsidDel="00000000" w:rsidP="00000000" w:rsidRDefault="00000000" w:rsidRPr="00000000" w14:paraId="0000006C">
      <w:pPr>
        <w:rPr>
          <w:shd w:fill="c586c0" w:val="clear"/>
        </w:rPr>
      </w:pPr>
      <w:commentRangeStart w:id="1"/>
      <w:commentRangeStart w:id="2"/>
      <w:r w:rsidDel="00000000" w:rsidR="00000000" w:rsidRPr="00000000">
        <w:rPr>
          <w:rtl w:val="0"/>
        </w:rPr>
        <w:t xml:space="preserve">Esta investigación no se centra en la persistencia institucional de la capitalización individual, es decir, en la continuidad de dicha configuración tras la reforma. En cambio, se estructura en torno a la robustez ideacional de las concepciones que legitiman ese arreglo institucional: la capacidad de las ideas cognitivas y normativas que sustentan el sistema previsional chileno para adaptarse y conservarse en momentos de crisis, ajustando elementos periféricos sin alterar su orientación basal </w:t>
      </w:r>
      <w:r w:rsidDel="00000000" w:rsidR="00000000" w:rsidRPr="00000000">
        <w:rPr>
          <w:rtl w:val="0"/>
        </w:rPr>
        <w:t xml:space="preserve">(Migone et al., 2024)</w:t>
      </w:r>
      <w:r w:rsidDel="00000000" w:rsidR="00000000" w:rsidRPr="00000000">
        <w:rPr>
          <w:rtl w:val="0"/>
        </w:rPr>
        <w:t xml:space="preserve">. El argumento central es que las ideas que legitiman la capitalización individual exhiben robustez ideacional durante la tramitación: conservan su orientación general, se difunden más allá de sus defensores iniciales y se adaptan para incorporar mecanismos solidarios sin abandonar el núcleo del modelo. Este patrón se examinará mediante la </w:t>
      </w:r>
      <w:r w:rsidDel="00000000" w:rsidR="00000000" w:rsidRPr="00000000">
        <w:rPr>
          <w:i w:val="1"/>
          <w:iCs w:val="1"/>
          <w:rtl w:val="0"/>
        </w:rPr>
        <w:t xml:space="preserve">estructuración discursiva</w:t>
      </w:r>
      <w:r w:rsidDel="00000000" w:rsidR="00000000" w:rsidRPr="00000000">
        <w:rPr>
          <w:rtl w:val="0"/>
        </w:rPr>
        <w:t xml:space="preserve"> del debate; es decir, observando si esas ideas logran situar sus categorías y su vocabulario como marco compartido, desplazar interpretaciones rivales y delimitar las alternativas consideradas viables </w:t>
      </w:r>
      <w:r w:rsidDel="00000000" w:rsidR="00000000" w:rsidRPr="00000000">
        <w:rPr>
          <w:rtl w:val="0"/>
        </w:rPr>
        <w:t xml:space="preserve">(Hajer, 1997)</w:t>
      </w:r>
      <w:r w:rsidDel="00000000" w:rsidR="00000000" w:rsidRPr="00000000">
        <w:rPr>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Por lo tanto, la pregunta de investigación se plantea de la siguiente manera: ¿cómo se estructura el debate legislativo de la reforma previsional chilena de 2022–2025 a partir de las afirmaciones que justifican la preservación o la transformación de la capitalización individual, cómo se asocian esas posiciones con distintas estrategias de legitimación y en qué medida su evolución evidencia robustez ideacional? </w:t>
      </w:r>
      <w:commentRangeStart w:id="3"/>
      <w:r w:rsidDel="00000000" w:rsidR="00000000" w:rsidRPr="00000000">
        <w:rPr>
          <w:rtl w:val="0"/>
        </w:rPr>
        <w:t xml:space="preserve">La primera parte se traduce en H1, que anticipa dos polos discursivos principales y sitúa a los actores de centroizquierda como potenciales mediadores. La segunda se formula como la pregunta específica Q2: ¿cómo se asocia la pertenencia a una coalición discursiva con las estrategias de legitimación utilizadas? La tercera se aborda mediante tres expectativas temporales sobre las afirmaciones que legitiman la capitalización individual: H3a sobre permanencia, H3b sobre difusión y H3c sobre adaptación.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Para evaluar esto, la presente investigación utiliza una metodología de análisis de redes discursivas </w:t>
      </w:r>
      <w:r w:rsidDel="00000000" w:rsidR="00000000" w:rsidRPr="00000000">
        <w:rPr>
          <w:rtl w:val="0"/>
        </w:rPr>
        <w:t xml:space="preserve">(Leifeld, 2017, 2020)</w:t>
      </w:r>
      <w:r w:rsidDel="00000000" w:rsidR="00000000" w:rsidRPr="00000000">
        <w:rPr>
          <w:rtl w:val="0"/>
        </w:rPr>
        <w:t xml:space="preserve">,</w:t>
      </w:r>
      <w:commentRangeStart w:id="4"/>
      <w:r w:rsidDel="00000000" w:rsidR="00000000" w:rsidRPr="00000000">
        <w:rPr>
          <w:rtl w:val="0"/>
        </w:rPr>
        <w:t xml:space="preserve"> combinando codificación cualitativa asistida por grandes modelos de lenguaje (LLM), validación manual y modelos multinivel de clasificación cruzada </w:t>
      </w:r>
      <w:r w:rsidDel="00000000" w:rsidR="00000000" w:rsidRPr="00000000">
        <w:rPr>
          <w:rtl w:val="0"/>
        </w:rPr>
        <w:t xml:space="preserve">(Hayes, 2025; Tranmer et al., 2014)</w:t>
      </w:r>
      <w:r w:rsidDel="00000000" w:rsidR="00000000" w:rsidRPr="00000000">
        <w:rPr>
          <w:rtl w:val="0"/>
        </w:rPr>
        <w:t xml:space="preserve">.</w:t>
      </w:r>
      <w:commentRangeEnd w:id="4"/>
      <w:r w:rsidDel="00000000" w:rsidR="00000000" w:rsidRPr="00000000">
        <w:commentReference w:id="4"/>
      </w:r>
      <w:r w:rsidDel="00000000" w:rsidR="00000000" w:rsidRPr="00000000">
        <w:rPr>
          <w:rtl w:val="0"/>
        </w:rPr>
        <w:t xml:space="preserve"> Esta estrategia permite analizar grandes volúmenes de deliberación legislativa sin abandonar la interpretación sociológica de los discursos, observando simultáneamente la estructura relacional de las coaliciones, los conceptos que organizan el debate y los cambios temporales en los repertorios de justificación. El estudio realiza cuatro contribuciones principales. En primer lugar, profundiza en la comprensión de cómo las concepciones de justicia social actúan como motores de legitimación en el discurso político. En segundo lugar, permite analizar las dinámicas de dichos discursos como redes relacionales en el parlamento. En tercer lugar, aporta evidencia empírica situada al estudio de las pensiones en Chile, ofreciendo una lectura del proceso legislativo sobre la reforma previsional más ambiciosa de las últimas décadas. Por último, propone una estrategia metodológica cualitativa-computacional para procesar la deliberación política a gran escala mediante inteligencia aumentada.</w:t>
      </w:r>
    </w:p>
    <w:p w:rsidR="00000000" w:rsidDel="00000000" w:rsidP="00000000" w:rsidRDefault="00000000" w:rsidRPr="00000000" w14:paraId="0000006F">
      <w:pPr>
        <w:rPr/>
      </w:pPr>
      <w:r w:rsidDel="00000000" w:rsidR="00000000" w:rsidRPr="00000000">
        <w:rPr>
          <w:rtl w:val="0"/>
        </w:rPr>
        <w:t xml:space="preserve">El presente manuscrito se organiza de la siguiente manera. Las secciones 1 a 3 desarrollan los antecedentes conceptuales y empíricos y derivan las expectativas del estudio. La sección 4 detalla los datos, las variables y la estrategia de análisis. La versión final continuará con los resultados, la discusión y las conclusiones.</w:t>
      </w:r>
    </w:p>
    <w:p w:rsidR="00000000" w:rsidDel="00000000" w:rsidP="00000000" w:rsidRDefault="00000000" w:rsidRPr="00000000" w14:paraId="00000070">
      <w:pPr>
        <w:pStyle w:val="Heading2"/>
        <w:spacing w:before="200" w:line="360" w:lineRule="auto"/>
        <w:rPr>
          <w:rFonts w:ascii="Times New Roman" w:cs="Times New Roman" w:eastAsia="Times New Roman" w:hAnsi="Times New Roman"/>
        </w:rPr>
      </w:pPr>
      <w:bookmarkStart w:colFirst="0" w:colLast="0" w:name="_eheheehmreif" w:id="2"/>
      <w:bookmarkEnd w:id="2"/>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La dimensión moral y normativa en el debate previsional</w:t>
      </w:r>
    </w:p>
    <w:p w:rsidR="00000000" w:rsidDel="00000000" w:rsidP="00000000" w:rsidRDefault="00000000" w:rsidRPr="00000000" w14:paraId="00000071">
      <w:pPr>
        <w:pStyle w:val="Heading3"/>
        <w:keepNext w:val="0"/>
        <w:keepLines w:val="0"/>
        <w:rPr/>
      </w:pPr>
      <w:bookmarkStart w:colFirst="0" w:colLast="0" w:name="_me62o2ednydh" w:id="3"/>
      <w:bookmarkEnd w:id="3"/>
      <w:r w:rsidDel="00000000" w:rsidR="00000000" w:rsidRPr="00000000">
        <w:rPr>
          <w:sz w:val="26"/>
          <w:szCs w:val="26"/>
          <w:rtl w:val="0"/>
        </w:rPr>
        <w:t xml:space="preserve">1</w:t>
      </w:r>
      <w:r w:rsidDel="00000000" w:rsidR="00000000" w:rsidRPr="00000000">
        <w:rPr>
          <w:rtl w:val="0"/>
        </w:rPr>
        <w:t xml:space="preserve">.1. Justicia de mercado vs. Justicia política: Los mercados como economías morales</w:t>
      </w:r>
    </w:p>
    <w:p w:rsidR="00000000" w:rsidDel="00000000" w:rsidP="00000000" w:rsidRDefault="00000000" w:rsidRPr="00000000" w14:paraId="00000072">
      <w:pPr>
        <w:rPr/>
      </w:pPr>
      <w:commentRangeStart w:id="5"/>
      <w:r w:rsidDel="00000000" w:rsidR="00000000" w:rsidRPr="00000000">
        <w:rPr>
          <w:rtl w:val="0"/>
        </w:rPr>
        <w:t xml:space="preserve">Los arreglos del Estado de bienestar operan como la cristalización institucional de un orden moral </w:t>
      </w:r>
      <w:r w:rsidDel="00000000" w:rsidR="00000000" w:rsidRPr="00000000">
        <w:rPr>
          <w:rtl w:val="0"/>
        </w:rPr>
        <w:t xml:space="preserve">(Sachweh, 2016)</w:t>
      </w:r>
      <w:r w:rsidDel="00000000" w:rsidR="00000000" w:rsidRPr="00000000">
        <w:rPr>
          <w:rtl w:val="0"/>
        </w:rPr>
        <w:t xml:space="preserve">. Sus políticas sociales poseen una orientación normativa inherente que resuena con los valores de la ciudadanía </w:t>
      </w:r>
      <w:r w:rsidDel="00000000" w:rsidR="00000000" w:rsidRPr="00000000">
        <w:rPr>
          <w:rtl w:val="0"/>
        </w:rPr>
        <w:t xml:space="preserve">(Schmidt, 2008)</w:t>
      </w:r>
      <w:r w:rsidDel="00000000" w:rsidR="00000000" w:rsidRPr="00000000">
        <w:rPr>
          <w:rtl w:val="0"/>
        </w:rPr>
        <w:t xml:space="preserve">. Estas concepciones compartidas son objeto de constantes disputas discursivas en las esferas públicas. El debate político se convierte así en una arena en la que los actores movilizan estratégicamente distintas nociones del valor moral para legitimar o disputar el diseño institucional vigente </w:t>
      </w:r>
      <w:r w:rsidDel="00000000" w:rsidR="00000000" w:rsidRPr="00000000">
        <w:rPr>
          <w:rtl w:val="0"/>
        </w:rPr>
        <w:t xml:space="preserve">(Béland, 2005; Liebig &amp; Sauer, 2016)</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Esta contienda discursiva puede entenderse a partir de la tensión entre dos paradigmas contrapuestos: la justicia de mercado y la justicia política </w:t>
      </w:r>
      <w:r w:rsidDel="00000000" w:rsidR="00000000" w:rsidRPr="00000000">
        <w:rPr>
          <w:rtl w:val="0"/>
        </w:rPr>
        <w:t xml:space="preserve">(Lane, 1986)</w:t>
      </w:r>
      <w:r w:rsidDel="00000000" w:rsidR="00000000" w:rsidRPr="00000000">
        <w:rPr>
          <w:rtl w:val="0"/>
        </w:rPr>
        <w:t xml:space="preserve">. La justicia de mercado opera bajo una lógica procedimental pura, concibiendo la distribución ideal como el resultado natural de transacciones competitivas. Su fundamento normativo es el principio de los méritos ganados, donde el sistema recompensa la productividad y el esfuerzo individual. En el caso previsional, esta lógica convierte la capitalización individual en un mecanismo normativo de valorización de los sujetos, donde el saldo acumulado puede presentarse como indicador legítimo de esfuerzo, responsabilidad y mérito </w:t>
      </w:r>
      <w:r w:rsidDel="00000000" w:rsidR="00000000" w:rsidRPr="00000000">
        <w:rPr>
          <w:rtl w:val="0"/>
        </w:rPr>
        <w:t xml:space="preserve">(Fourcade &amp; Healy, 2007)</w:t>
      </w:r>
      <w:r w:rsidDel="00000000" w:rsidR="00000000" w:rsidRPr="00000000">
        <w:rPr>
          <w:rtl w:val="0"/>
        </w:rPr>
        <w:t xml:space="preserve">. En contraposición, la justicia política obliga a considerar a la sociedad en su conjunto. Este paradigma se rige por los criterios de igualdad y necesidad, exigiendo la intervención estatal mediante mecanismos redistributivos para corregir las fallas del mercado y proteger a quienes carecen de recursos </w:t>
      </w:r>
      <w:r w:rsidDel="00000000" w:rsidR="00000000" w:rsidRPr="00000000">
        <w:rPr>
          <w:rtl w:val="0"/>
        </w:rPr>
        <w:t xml:space="preserve">(Lane, 1986)</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En esta investigación, la justicia de mercado y la justicia política se utilizarán como categorías interpretativas de nivel superior. La red se construirá a partir de nodos conceptuales compuestos por criterios de merecimiento y por categorías justificativas específicas del debate previsional chileno, como sostener que una cotización debe ingresar a una cuenta individual porque pertenece al trabajador o que debe financiar un seguro social porque los riesgos de la vejez se distribuyen colectivamente. Los patrones de acuerdo y desacuerdo de los actores frente a estos nodos permitirán identificar coaliciones; sus combinaciones recurrentes se organizarán e interpretarán desde la tensión entre justicia de mercado y justicia política.</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 evidencia empírica en política social respalda la utilidad de analizar las pensiones como instituciones moralmente cargadas. Históricamente, la jubilación ha prometido reciprocidad futura a quienes participan del trabajo formal </w:t>
      </w:r>
      <w:r w:rsidDel="00000000" w:rsidR="00000000" w:rsidRPr="00000000">
        <w:rPr>
          <w:rtl w:val="0"/>
        </w:rPr>
        <w:t xml:space="preserve">(Kohli, 1987), mientras</w:t>
      </w:r>
      <w:r w:rsidDel="00000000" w:rsidR="00000000" w:rsidRPr="00000000">
        <w:rPr>
          <w:rtl w:val="0"/>
        </w:rPr>
        <w:t xml:space="preserve"> las evaluaciones ciudadanas del bienestar combinan principios de reciprocidad, la igualdad y la responsabilidad individual </w:t>
      </w:r>
      <w:r w:rsidDel="00000000" w:rsidR="00000000" w:rsidRPr="00000000">
        <w:rPr>
          <w:rtl w:val="0"/>
        </w:rPr>
        <w:t xml:space="preserve">(Taylor-Gooby et al., 2019)</w:t>
      </w:r>
      <w:r w:rsidDel="00000000" w:rsidR="00000000" w:rsidRPr="00000000">
        <w:rPr>
          <w:rtl w:val="0"/>
        </w:rPr>
        <w:t xml:space="preserve">. En los debates previsionales, incluso un lenguaje aparentemente técnico sobre sostenibilidad o eficiencia transporta juicios sobre merecimiento, solidaridad y justicia colectiva, y problemas demográficos semejantes pueden justificar cursos de acción distributivamente distintos </w:t>
      </w:r>
      <w:r w:rsidDel="00000000" w:rsidR="00000000" w:rsidRPr="00000000">
        <w:rPr>
          <w:rtl w:val="0"/>
        </w:rPr>
        <w:t xml:space="preserve">(Anderson, 2018; Ring et al., 2020; Väänänen &amp; Liukko, 2022)</w:t>
      </w:r>
      <w:r w:rsidDel="00000000" w:rsidR="00000000" w:rsidRPr="00000000">
        <w:rPr>
          <w:rtl w:val="0"/>
        </w:rPr>
        <w:t xml:space="preserve">. Estos antecedentes muestran que una misma idea, como la solidaridad o la sostenibilidad, puede justificar diseños distributivos distintos. Por ello, su sentido normativo se interpretará según la postura que se movilice, sin asignarla de antemano a la justicia de mercado o a la justicia política.</w:t>
      </w:r>
      <w:r w:rsidDel="00000000" w:rsidR="00000000" w:rsidRPr="00000000">
        <w:rPr>
          <w:rtl w:val="0"/>
        </w:rPr>
      </w:r>
    </w:p>
    <w:p w:rsidR="00000000" w:rsidDel="00000000" w:rsidP="00000000" w:rsidRDefault="00000000" w:rsidRPr="00000000" w14:paraId="00000076">
      <w:pPr>
        <w:pStyle w:val="Heading3"/>
        <w:spacing w:after="240" w:before="200" w:line="360" w:lineRule="auto"/>
        <w:rPr>
          <w:rFonts w:ascii="Times New Roman" w:cs="Times New Roman" w:eastAsia="Times New Roman" w:hAnsi="Times New Roman"/>
        </w:rPr>
      </w:pPr>
      <w:bookmarkStart w:colFirst="0" w:colLast="0" w:name="_4uqjuw86t1td" w:id="4"/>
      <w:bookmarkEnd w:id="4"/>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.2. La condicionalidad de la seguridad social en la vejez</w:t>
      </w:r>
    </w:p>
    <w:p w:rsidR="00000000" w:rsidDel="00000000" w:rsidP="00000000" w:rsidRDefault="00000000" w:rsidRPr="00000000" w14:paraId="00000077">
      <w:pPr>
        <w:rPr/>
      </w:pPr>
      <w:r w:rsidDel="00000000" w:rsidR="00000000" w:rsidRPr="00000000">
        <w:rPr>
          <w:rtl w:val="0"/>
        </w:rPr>
        <w:t xml:space="preserve">En el análisis de las políticas sociales, el </w:t>
      </w:r>
      <w:r w:rsidDel="00000000" w:rsidR="00000000" w:rsidRPr="00000000">
        <w:rPr>
          <w:rtl w:val="0"/>
        </w:rPr>
        <w:t xml:space="preserve">merecimiento</w:t>
      </w:r>
      <w:r w:rsidDel="00000000" w:rsidR="00000000" w:rsidRPr="00000000">
        <w:rPr>
          <w:rtl w:val="0"/>
        </w:rPr>
        <w:t xml:space="preserve"> refiere a los juicios morales mediante los cuales se evalúa qué personas o grupos deberían recibir beneficios o protección, en qué medida y bajo qué condiciones. El marco CARIN organiza estos juicios en cinco criterios que le dan el nombre a las siglas </w:t>
      </w:r>
      <w:r w:rsidDel="00000000" w:rsidR="00000000" w:rsidRPr="00000000">
        <w:rPr>
          <w:rtl w:val="0"/>
        </w:rPr>
        <w:t xml:space="preserve">(Knotz et al., 2022; van Oorschot, 2000)</w:t>
      </w:r>
      <w:r w:rsidDel="00000000" w:rsidR="00000000" w:rsidRPr="00000000">
        <w:rPr>
          <w:rtl w:val="0"/>
        </w:rPr>
        <w:t xml:space="preserve">: </w:t>
      </w:r>
      <w:r w:rsidDel="00000000" w:rsidR="00000000" w:rsidRPr="00000000">
        <w:rPr>
          <w:i w:val="1"/>
          <w:iCs w:val="1"/>
          <w:rtl w:val="0"/>
        </w:rPr>
        <w:t xml:space="preserve">control</w:t>
      </w:r>
      <w:r w:rsidDel="00000000" w:rsidR="00000000" w:rsidRPr="00000000">
        <w:rPr>
          <w:rtl w:val="0"/>
        </w:rPr>
        <w:t xml:space="preserve"> (si la situación de dificultad es causada por la acción o inacción de la persona), </w:t>
      </w:r>
      <w:r w:rsidDel="00000000" w:rsidR="00000000" w:rsidRPr="00000000">
        <w:rPr>
          <w:i w:val="1"/>
          <w:iCs w:val="1"/>
          <w:rtl w:val="0"/>
        </w:rPr>
        <w:t xml:space="preserve">actitud</w:t>
      </w:r>
      <w:r w:rsidDel="00000000" w:rsidR="00000000" w:rsidRPr="00000000">
        <w:rPr>
          <w:rtl w:val="0"/>
        </w:rPr>
        <w:t xml:space="preserve"> (la docilidad o el agradecimiento ante el apoyo como gestos simbólicos), </w:t>
      </w:r>
      <w:r w:rsidDel="00000000" w:rsidR="00000000" w:rsidRPr="00000000">
        <w:rPr>
          <w:i w:val="1"/>
          <w:iCs w:val="1"/>
          <w:rtl w:val="0"/>
        </w:rPr>
        <w:t xml:space="preserve">reciprocidad</w:t>
      </w:r>
      <w:r w:rsidDel="00000000" w:rsidR="00000000" w:rsidRPr="00000000">
        <w:rPr>
          <w:rtl w:val="0"/>
        </w:rPr>
        <w:t xml:space="preserve"> (la contribución realizada previamente a los demás), </w:t>
      </w:r>
      <w:r w:rsidDel="00000000" w:rsidR="00000000" w:rsidRPr="00000000">
        <w:rPr>
          <w:i w:val="1"/>
          <w:iCs w:val="1"/>
          <w:rtl w:val="0"/>
        </w:rPr>
        <w:t xml:space="preserve">identidad</w:t>
      </w:r>
      <w:r w:rsidDel="00000000" w:rsidR="00000000" w:rsidRPr="00000000">
        <w:rPr>
          <w:rtl w:val="0"/>
        </w:rPr>
        <w:t xml:space="preserve"> (el grado de pertenencia a grupos sociales considerados próximos) y </w:t>
      </w:r>
      <w:r w:rsidDel="00000000" w:rsidR="00000000" w:rsidRPr="00000000">
        <w:rPr>
          <w:i w:val="1"/>
          <w:iCs w:val="1"/>
          <w:rtl w:val="0"/>
        </w:rPr>
        <w:t xml:space="preserve">necesidad</w:t>
      </w:r>
      <w:r w:rsidDel="00000000" w:rsidR="00000000" w:rsidRPr="00000000">
        <w:rPr>
          <w:rtl w:val="0"/>
        </w:rPr>
        <w:t xml:space="preserve"> (el grado de dificultad material). Estas categorías permiten examinar cómo los parlamentarios justifican un diseño previsional concreto en función del merecimiento.</w:t>
      </w:r>
    </w:p>
    <w:p w:rsidR="00000000" w:rsidDel="00000000" w:rsidP="00000000" w:rsidRDefault="00000000" w:rsidRPr="00000000" w14:paraId="00000078">
      <w:pPr>
        <w:rPr/>
      </w:pPr>
      <w:r w:rsidDel="00000000" w:rsidR="00000000" w:rsidRPr="00000000">
        <w:rPr>
          <w:rtl w:val="0"/>
        </w:rPr>
        <w:t xml:space="preserve">La literatura actitudinal ha abordado ampliamente la relación entre los criterios de merecimiento y las políticas de pensiones en el contexto europeo. Tradicionalmente, los adultos mayores son categorizados como un grupo altamente merecedor, ya que no controlan su situación de necesidad (el envejecimiento biológico) y se asume que ya han contribuido a la sociedad a lo largo de su vida </w:t>
      </w:r>
      <w:r w:rsidDel="00000000" w:rsidR="00000000" w:rsidRPr="00000000">
        <w:rPr>
          <w:rtl w:val="0"/>
        </w:rPr>
        <w:t xml:space="preserve">(Meuleman et al., 2020; van Oorschot, 2006)</w:t>
      </w:r>
      <w:r w:rsidDel="00000000" w:rsidR="00000000" w:rsidRPr="00000000">
        <w:rPr>
          <w:rtl w:val="0"/>
        </w:rPr>
        <w:t xml:space="preserve">. Dado esto, se ha identificado un amplio consenso en torno a que el sustento de las necesidades de la vejez es responsabilidad del gobierno </w:t>
      </w:r>
      <w:r w:rsidDel="00000000" w:rsidR="00000000" w:rsidRPr="00000000">
        <w:rPr>
          <w:rtl w:val="0"/>
        </w:rPr>
        <w:t xml:space="preserve">(Deeming, 2018; Ebbinghaus &amp; Naumann, 2020; van Oorschot et al., 2022)</w:t>
      </w:r>
      <w:r w:rsidDel="00000000" w:rsidR="00000000" w:rsidRPr="00000000">
        <w:rPr>
          <w:rtl w:val="0"/>
        </w:rPr>
        <w:t xml:space="preserve">. Sin embargo, en regímenes conservadores, la asignación de recursos suele vincularse a la reciprocidad, atando el monto de los beneficios a las contribuciones previas </w:t>
      </w:r>
      <w:r w:rsidDel="00000000" w:rsidR="00000000" w:rsidRPr="00000000">
        <w:rPr>
          <w:rtl w:val="0"/>
        </w:rPr>
        <w:t xml:space="preserve">(Van Hootegem et al., 2024)</w:t>
      </w:r>
      <w:r w:rsidDel="00000000" w:rsidR="00000000" w:rsidRPr="00000000">
        <w:rPr>
          <w:rtl w:val="0"/>
        </w:rPr>
        <w:t xml:space="preserve">. El eje ideológico opera como estructurador de estos criterios: mientras la derecha política exige mayor condicionalidad y otorga primacía al mérito </w:t>
      </w:r>
      <w:r w:rsidDel="00000000" w:rsidR="00000000" w:rsidRPr="00000000">
        <w:rPr>
          <w:rtl w:val="0"/>
        </w:rPr>
        <w:t xml:space="preserve">(Reeskens &amp; van Oorschot, 2013)</w:t>
      </w:r>
      <w:r w:rsidDel="00000000" w:rsidR="00000000" w:rsidRPr="00000000">
        <w:rPr>
          <w:rtl w:val="0"/>
        </w:rPr>
        <w:t xml:space="preserve">, la izquierda tiende a abogar por un financiamiento solidario, priorizando la cobertura de la necesidad material </w:t>
      </w:r>
      <w:r w:rsidDel="00000000" w:rsidR="00000000" w:rsidRPr="00000000">
        <w:rPr>
          <w:rtl w:val="0"/>
        </w:rPr>
        <w:t xml:space="preserve">(Wiß et al., 2025)</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La evidencia empírica muestra que estos criterios también operan como repertorios discursivos para construir beneficiarios legítimos e ilegítimos. La aceptación de prestaciones sociales combina principios de necesidad con exigencias de responsabilidad personal y esfuerzo </w:t>
      </w:r>
      <w:r w:rsidDel="00000000" w:rsidR="00000000" w:rsidRPr="00000000">
        <w:rPr>
          <w:rtl w:val="0"/>
        </w:rPr>
        <w:t xml:space="preserve">(Sachweh et al., 2006).</w:t>
      </w:r>
      <w:r w:rsidDel="00000000" w:rsidR="00000000" w:rsidRPr="00000000">
        <w:rPr>
          <w:rtl w:val="0"/>
        </w:rPr>
        <w:t xml:space="preserve"> En el campo previsional, estas lógicas pueden traducirse en narrativas sobre el "jubilado merecedor" o el "trabajador esforzado" </w:t>
      </w:r>
      <w:r w:rsidDel="00000000" w:rsidR="00000000" w:rsidRPr="00000000">
        <w:rPr>
          <w:rtl w:val="0"/>
        </w:rPr>
        <w:t xml:space="preserve">(Blum, 2019; Hagelund &amp; Grødem, 2019)</w:t>
      </w:r>
      <w:r w:rsidDel="00000000" w:rsidR="00000000" w:rsidRPr="00000000">
        <w:rPr>
          <w:rtl w:val="0"/>
        </w:rPr>
        <w:t xml:space="preserve">. Asimismo, las políticas de austeridad pueden repolitizarse mediante relatos morales que distinguen entre sujetos "merecedores" y "no merecedores", lo que muestra que la condicionalidad opera también como una disputa discursiva sobre la legitimidad del apoyo estatal </w:t>
      </w:r>
      <w:r w:rsidDel="00000000" w:rsidR="00000000" w:rsidRPr="00000000">
        <w:rPr>
          <w:rtl w:val="0"/>
        </w:rPr>
        <w:t xml:space="preserve">(Gaffney, 2025; Kuhlmann &amp; Blum, 2022; Wiggan, 2012)</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En Chile, un país caracterizado por una alta privatización del bienestar </w:t>
      </w:r>
      <w:r w:rsidDel="00000000" w:rsidR="00000000" w:rsidRPr="00000000">
        <w:rPr>
          <w:rtl w:val="0"/>
        </w:rPr>
        <w:t xml:space="preserve">(Ferre, 2023)</w:t>
      </w:r>
      <w:r w:rsidDel="00000000" w:rsidR="00000000" w:rsidRPr="00000000">
        <w:rPr>
          <w:rtl w:val="0"/>
        </w:rPr>
        <w:t xml:space="preserve">, la evidencia empírica muestra la profunda penetración de lógicas condicionales en la sociedad. Si bien existe una demanda ciudadana de una mayor intervención estatal para aumentar las pensiones, persiste simultáneamente una fuerte justificación del mecanismo del mérito, que legitima que quienes aportaron más al sistema reciban una mejor jubilación </w:t>
      </w:r>
      <w:r w:rsidDel="00000000" w:rsidR="00000000" w:rsidRPr="00000000">
        <w:rPr>
          <w:rtl w:val="0"/>
        </w:rPr>
        <w:t xml:space="preserve">(Castillo et al., 2019)</w:t>
      </w:r>
      <w:r w:rsidDel="00000000" w:rsidR="00000000" w:rsidRPr="00000000">
        <w:rPr>
          <w:rtl w:val="0"/>
        </w:rPr>
        <w:t xml:space="preserve">. Este hallazgo es especialmente relevante porque muestra que la crítica a las pensiones bajas puede coexistir con criterios distributivos altamente individualizados vinculados al merecimiento. Aunque la justificación de esta desigualdad previsional experimentó fluctuaciones tras el estallido social de 2019, la adhesión a la lógica meritocrática ha retomado una trayectoria ascendente en los años recientes </w:t>
      </w:r>
      <w:r w:rsidDel="00000000" w:rsidR="00000000" w:rsidRPr="00000000">
        <w:rPr>
          <w:rtl w:val="0"/>
        </w:rPr>
        <w:t xml:space="preserve">(Castillo et al., 2025, 2026)</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La aplicación del marco CARIN a datos textuales ha sido históricamente limitada (Laenen et al., 2019). Pese a esto, estudios recientes han utilizado dicho marco con métodos cualitativos o computacionales </w:t>
      </w:r>
      <w:r w:rsidDel="00000000" w:rsidR="00000000" w:rsidRPr="00000000">
        <w:rPr>
          <w:rtl w:val="0"/>
        </w:rPr>
        <w:t xml:space="preserve">(Hilmar, 2025; Siviş, 2022; Summers et al., 2025; Theiss, 2023)</w:t>
      </w:r>
      <w:r w:rsidDel="00000000" w:rsidR="00000000" w:rsidRPr="00000000">
        <w:rPr>
          <w:rtl w:val="0"/>
        </w:rPr>
        <w:t xml:space="preserve">. </w:t>
      </w:r>
      <w:commentRangeStart w:id="6"/>
      <w:r w:rsidDel="00000000" w:rsidR="00000000" w:rsidRPr="00000000">
        <w:rPr>
          <w:rtl w:val="0"/>
        </w:rPr>
        <w:t xml:space="preserve">Se aplicará un enfoque común en la literatura, postulado por Laenen et al. </w:t>
      </w:r>
      <w:r w:rsidDel="00000000" w:rsidR="00000000" w:rsidRPr="00000000">
        <w:rPr>
          <w:rtl w:val="0"/>
        </w:rPr>
        <w:t xml:space="preserve">(2019), que propone codificar CARIN identificando criterios de merecimiento en declaraciones en las que el hablante emite una afirmación sobre una política social y plantea una justificación de si el beneficio debe otorgarse. </w:t>
      </w:r>
      <w:r w:rsidDel="00000000" w:rsidR="00000000" w:rsidRPr="00000000">
        <w:rPr>
          <w:rtl w:val="0"/>
        </w:rPr>
        <w:t xml:space="preserve">Los criterios CARIN constituirán nodos conceptuales de la red, junto con otras categorías de justicia social derivadas de la evidencia nacional. Las aristas registrarán el acuerdo o desacuerdo de los actores con estos conceptos, permitiendo construir las coaliciones discursivas.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C">
      <w:pPr>
        <w:pStyle w:val="Heading2"/>
        <w:keepNext w:val="0"/>
        <w:keepLines w:val="0"/>
        <w:spacing w:before="200" w:lineRule="auto"/>
        <w:rPr/>
      </w:pPr>
      <w:bookmarkStart w:colFirst="0" w:colLast="0" w:name="_8o7nfx26kve9" w:id="5"/>
      <w:bookmarkEnd w:id="5"/>
      <w:r w:rsidDel="00000000" w:rsidR="00000000" w:rsidRPr="00000000">
        <w:rPr>
          <w:rtl w:val="0"/>
        </w:rPr>
        <w:t xml:space="preserve">2. Robustez ideacional y legitimación discursiva</w:t>
      </w:r>
    </w:p>
    <w:p w:rsidR="00000000" w:rsidDel="00000000" w:rsidP="00000000" w:rsidRDefault="00000000" w:rsidRPr="00000000" w14:paraId="0000007D">
      <w:pPr>
        <w:pStyle w:val="Heading3"/>
        <w:spacing w:after="240" w:before="200" w:lineRule="auto"/>
        <w:rPr/>
      </w:pPr>
      <w:bookmarkStart w:colFirst="0" w:colLast="0" w:name="_49i7or1q4bom" w:id="6"/>
      <w:bookmarkEnd w:id="6"/>
      <w:commentRangeStart w:id="7"/>
      <w:r w:rsidDel="00000000" w:rsidR="00000000" w:rsidRPr="00000000">
        <w:rPr>
          <w:rtl w:val="0"/>
        </w:rPr>
        <w:t xml:space="preserve">2.1. Robustez ideacional y el rol de las ideas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E">
      <w:pPr>
        <w:spacing w:after="240" w:lineRule="auto"/>
        <w:rPr/>
      </w:pPr>
      <w:commentRangeStart w:id="8"/>
      <w:commentRangeStart w:id="9"/>
      <w:r w:rsidDel="00000000" w:rsidR="00000000" w:rsidRPr="00000000">
        <w:rPr>
          <w:rtl w:val="0"/>
        </w:rPr>
        <w:t xml:space="preserve">Comprender la persistencia de un modelo fuertemente cuestionado, como la capitalización individual chilena, requiere analizar la arquitectura de su inmovilismo. Clásicamente, la literatura ha explicado esta rigidez mediante el concepto de </w:t>
      </w:r>
      <w:r w:rsidDel="00000000" w:rsidR="00000000" w:rsidRPr="00000000">
        <w:rPr>
          <w:i w:val="1"/>
          <w:iCs w:val="1"/>
          <w:rtl w:val="0"/>
        </w:rPr>
        <w:t xml:space="preserve">path dependence</w:t>
      </w:r>
      <w:r w:rsidDel="00000000" w:rsidR="00000000" w:rsidRPr="00000000">
        <w:rPr>
          <w:rtl w:val="0"/>
        </w:rPr>
        <w:t xml:space="preserve">, sosteniendo que los costos hundidos, el arraigo burocrático y las rutinas institucionales bloquean las transformaciones estructurales </w:t>
      </w:r>
      <w:r w:rsidDel="00000000" w:rsidR="00000000" w:rsidRPr="00000000">
        <w:rPr>
          <w:rtl w:val="0"/>
        </w:rPr>
        <w:t xml:space="preserve">(Peters et al., 2005)</w:t>
      </w:r>
      <w:r w:rsidDel="00000000" w:rsidR="00000000" w:rsidRPr="00000000">
        <w:rPr>
          <w:rtl w:val="0"/>
        </w:rPr>
        <w:t xml:space="preserve">. No obstante, este enfoque tiende a asumir una inercia estática que oculta las pugnas y los conflictos activos. Frente a ello, </w:t>
      </w:r>
      <w:r w:rsidDel="00000000" w:rsidR="00000000" w:rsidRPr="00000000">
        <w:rPr>
          <w:rtl w:val="0"/>
        </w:rPr>
        <w:t xml:space="preserve">Migone et al. </w:t>
      </w:r>
      <w:r w:rsidDel="00000000" w:rsidR="00000000" w:rsidRPr="00000000">
        <w:rPr>
          <w:rtl w:val="0"/>
        </w:rPr>
        <w:t xml:space="preserve">(2024) </w:t>
      </w:r>
      <w:r w:rsidDel="00000000" w:rsidR="00000000" w:rsidRPr="00000000">
        <w:rPr>
          <w:rtl w:val="0"/>
        </w:rPr>
        <w:t xml:space="preserve">proponen la noción de </w:t>
      </w:r>
      <w:r w:rsidDel="00000000" w:rsidR="00000000" w:rsidRPr="00000000">
        <w:rPr>
          <w:i w:val="1"/>
          <w:iCs w:val="1"/>
          <w:rtl w:val="0"/>
        </w:rPr>
        <w:t xml:space="preserve">robustez ideacional</w:t>
      </w:r>
      <w:r w:rsidDel="00000000" w:rsidR="00000000" w:rsidRPr="00000000">
        <w:rPr>
          <w:rtl w:val="0"/>
        </w:rPr>
        <w:t xml:space="preserve"> para describir la capacidad de las ideas cognitivas y normativas que sustentan una política para adaptarse y conservarse frente a cambios en los actores y en el entorno. A diferencia de la simple estabilidad, la robustez admite modificaciones en ciertos componentes de la política mientras sus ideas básicas y su orientación general permanecen relativamente intactas.</w:t>
      </w:r>
    </w:p>
    <w:p w:rsidR="00000000" w:rsidDel="00000000" w:rsidP="00000000" w:rsidRDefault="00000000" w:rsidRPr="00000000" w14:paraId="0000007F">
      <w:pPr>
        <w:rPr/>
      </w:pPr>
      <w:r w:rsidDel="00000000" w:rsidR="00000000" w:rsidRPr="00000000">
        <w:rPr>
          <w:rtl w:val="0"/>
        </w:rPr>
        <w:t xml:space="preserve">En esta investigación, la persistencia institucional de la capitalización individual constituye el contexto que motiva el estudio, mientras que la robustez ideacional es el fenómeno analizado empíricamente. Dado que el corpus está compuesto por declaraciones legislativas, esta robustez se examinará a partir de la permanencia, difusión y adaptación de las ideas durante la tramitación, sin estimar su efecto causal sobre el resultado institucional.</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t xml:space="preserve">En el escenario chileno, la literatura ha explicado la persistencia del modelo como un cerrojo sistémico sostenido por tres pilares interdependientes </w:t>
      </w:r>
      <w:r w:rsidDel="00000000" w:rsidR="00000000" w:rsidRPr="00000000">
        <w:rPr>
          <w:rtl w:val="0"/>
        </w:rPr>
        <w:t xml:space="preserve">(Madariaga, 2020)</w:t>
      </w:r>
      <w:r w:rsidDel="00000000" w:rsidR="00000000" w:rsidRPr="00000000">
        <w:rPr>
          <w:rtl w:val="0"/>
        </w:rPr>
        <w:t xml:space="preserve">: los intereses materiales del empresariado y la industria previsional, los candados de las instituciones políticas y las ideas económicas dominantes. </w:t>
      </w:r>
      <w:commentRangeStart w:id="10"/>
      <w:r w:rsidDel="00000000" w:rsidR="00000000" w:rsidRPr="00000000">
        <w:rPr>
          <w:rtl w:val="0"/>
        </w:rPr>
        <w:t xml:space="preserve">La presente investigación se centra en la dimensión ideacional y examina las afirmaciones con las que los actores defienden o disputan el modelo previsional.</w:t>
      </w:r>
      <w:commentRangeEnd w:id="10"/>
      <w:r w:rsidDel="00000000" w:rsidR="00000000" w:rsidRPr="00000000">
        <w:commentReference w:id="10"/>
      </w:r>
      <w:r w:rsidDel="00000000" w:rsidR="00000000" w:rsidRPr="00000000">
        <w:rPr>
          <w:rtl w:val="0"/>
        </w:rPr>
        <w:t xml:space="preserve"> </w:t>
      </w:r>
      <w:r w:rsidDel="00000000" w:rsidR="00000000" w:rsidRPr="00000000">
        <w:rPr>
          <w:rtl w:val="0"/>
        </w:rPr>
        <w:t xml:space="preserve">Cuando uno de estos componentes es amenazado, los pilares restantes se activan para absorber el impacto y forzar la acomodación del régimen. </w:t>
      </w:r>
      <w:r w:rsidDel="00000000" w:rsidR="00000000" w:rsidRPr="00000000">
        <w:rPr>
          <w:rtl w:val="0"/>
        </w:rPr>
        <w:t xml:space="preserve">En el caso previsional, la industria de las AFP acumuló poder estructural e instrumental durante décadas mediante su peso financiero, puertas giratorias y su capacidad de incidencia ante instancias asesoras </w:t>
      </w:r>
      <w:r w:rsidDel="00000000" w:rsidR="00000000" w:rsidRPr="00000000">
        <w:rPr>
          <w:rtl w:val="0"/>
        </w:rPr>
        <w:t xml:space="preserve">(Bril-Mascarenhas &amp; Maillet, 2019). </w:t>
      </w:r>
      <w:r w:rsidDel="00000000" w:rsidR="00000000" w:rsidRPr="00000000">
        <w:rPr>
          <w:rtl w:val="0"/>
        </w:rPr>
        <w:t xml:space="preserve">Desde el lado ciudadano, la trayectoria privatizada del sistema parece haber moldeado expectativas normativas compatibles con el mérito contributivo, reforzando la persistencia ideacional del modelo </w:t>
      </w:r>
      <w:r w:rsidDel="00000000" w:rsidR="00000000" w:rsidRPr="00000000">
        <w:rPr>
          <w:rtl w:val="0"/>
        </w:rPr>
        <w:t xml:space="preserve">(Castillo et al., 2019)</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La literatura ideacional ha mostrado que las ideas influyen en la política social al construir intereses, ofrecer mapas de ruta y legitimar alternativas ante públicos específicos </w:t>
      </w:r>
      <w:r w:rsidDel="00000000" w:rsidR="00000000" w:rsidRPr="00000000">
        <w:rPr>
          <w:rtl w:val="0"/>
        </w:rPr>
        <w:t xml:space="preserve">(Béland &amp; Mandelkern, 2024)</w:t>
      </w:r>
      <w:r w:rsidDel="00000000" w:rsidR="00000000" w:rsidRPr="00000000">
        <w:rPr>
          <w:rtl w:val="0"/>
        </w:rPr>
        <w:t xml:space="preserve">. Algunos planteamientos sobreviven a las crisis al convertirse en ideas de fondo que delimitan qué alternativas parecen viables, responsables o realistas </w:t>
      </w:r>
      <w:r w:rsidDel="00000000" w:rsidR="00000000" w:rsidRPr="00000000">
        <w:rPr>
          <w:rtl w:val="0"/>
        </w:rPr>
        <w:t xml:space="preserve">(Schmidt, 2016)</w:t>
      </w:r>
      <w:r w:rsidDel="00000000" w:rsidR="00000000" w:rsidRPr="00000000">
        <w:rPr>
          <w:rtl w:val="0"/>
        </w:rPr>
        <w:t xml:space="preserve">. En interacción con los intereses y las instituciones, estas ideas pueden volver políticamente defendibles, técnicamente razonables y moralmente aceptables las restricciones al cambio, presentándolas como objetivas o inevitables mediante argumentos sobre eficiencia, responsabilidad y justicia (Madariaga, 2020). En el contexto previsional chileno, la predominancia de la ideología de mercado entre los tomadores de decisiones ha contribuido a la persistencia de la capitalización individual y a su capacidad para incorporar reformas sin abandonar su orientación distributiva general </w:t>
      </w:r>
      <w:r w:rsidDel="00000000" w:rsidR="00000000" w:rsidRPr="00000000">
        <w:rPr>
          <w:rtl w:val="0"/>
        </w:rPr>
        <w:t xml:space="preserve">(Castiglioni, 2018)</w:t>
      </w:r>
      <w:r w:rsidDel="00000000" w:rsidR="00000000" w:rsidRPr="00000000">
        <w:rPr>
          <w:rtl w:val="0"/>
        </w:rPr>
        <w:t xml:space="preserve">. El presente análisis se centrará en la arena discursiva legislativa para identificar las afirmaciones justificativas que estructuran las coaliciones y examinar cuáles conservan su orientación, se adaptan y se difunden durante la tramitación.</w:t>
      </w:r>
      <w:r w:rsidDel="00000000" w:rsidR="00000000" w:rsidRPr="00000000">
        <w:rPr>
          <w:rtl w:val="0"/>
        </w:rPr>
      </w:r>
    </w:p>
    <w:p w:rsidR="00000000" w:rsidDel="00000000" w:rsidP="00000000" w:rsidRDefault="00000000" w:rsidRPr="00000000" w14:paraId="00000082">
      <w:pPr>
        <w:pStyle w:val="Heading3"/>
        <w:keepNext w:val="0"/>
        <w:keepLines w:val="0"/>
        <w:spacing w:before="200" w:lineRule="auto"/>
        <w:rPr/>
      </w:pPr>
      <w:bookmarkStart w:colFirst="0" w:colLast="0" w:name="_wmuetns08aya" w:id="7"/>
      <w:bookmarkEnd w:id="7"/>
      <w:r w:rsidDel="00000000" w:rsidR="00000000" w:rsidRPr="00000000">
        <w:rPr>
          <w:rtl w:val="0"/>
        </w:rPr>
        <w:t xml:space="preserve">2.2 Las coaliciones discursivas y la hegemonía</w:t>
      </w:r>
    </w:p>
    <w:p w:rsidR="00000000" w:rsidDel="00000000" w:rsidP="00000000" w:rsidRDefault="00000000" w:rsidRPr="00000000" w14:paraId="00000083">
      <w:pPr>
        <w:spacing w:after="240" w:lineRule="auto"/>
        <w:rPr/>
      </w:pPr>
      <w:r w:rsidDel="00000000" w:rsidR="00000000" w:rsidRPr="00000000">
        <w:rPr>
          <w:rtl w:val="0"/>
        </w:rPr>
        <w:t xml:space="preserve">Para comprender la dinámica de las instituciones, es fundamental analizar los procesos ideacionales que las sostienen. Desde el institucionalismo discursivo, la estabilidad o la transformación de una política descansa en la interacción constante entre ideas cognitivas y normativas </w:t>
      </w:r>
      <w:r w:rsidDel="00000000" w:rsidR="00000000" w:rsidRPr="00000000">
        <w:rPr>
          <w:rtl w:val="0"/>
        </w:rPr>
        <w:t xml:space="preserve">(Schmidt, 2008)</w:t>
      </w:r>
      <w:r w:rsidDel="00000000" w:rsidR="00000000" w:rsidRPr="00000000">
        <w:rPr>
          <w:rtl w:val="0"/>
        </w:rPr>
        <w:t xml:space="preserve">. Mientras las primeras ofrecen mapas de ruta técnicos sobre "qué hacer" para resolver problemas específicos, las ideas normativas operan en el plano valórico, definiendo lo que es bueno y legitimando las soluciones técnicas ante la sociedad.</w:t>
      </w:r>
    </w:p>
    <w:p w:rsidR="00000000" w:rsidDel="00000000" w:rsidP="00000000" w:rsidRDefault="00000000" w:rsidRPr="00000000" w14:paraId="00000084">
      <w:pPr>
        <w:rPr/>
      </w:pPr>
      <w:r w:rsidDel="00000000" w:rsidR="00000000" w:rsidRPr="00000000">
        <w:rPr>
          <w:rtl w:val="0"/>
        </w:rPr>
        <w:t xml:space="preserve">Este proceso de legitimación es impulsado por emprendedores de políticas, actores que operan estratégicamente para romper o defender la inercia del </w:t>
      </w:r>
      <w:r w:rsidDel="00000000" w:rsidR="00000000" w:rsidRPr="00000000">
        <w:rPr>
          <w:i w:val="1"/>
          <w:iCs w:val="1"/>
          <w:rtl w:val="0"/>
        </w:rPr>
        <w:t xml:space="preserve">statu quo</w:t>
      </w:r>
      <w:r w:rsidDel="00000000" w:rsidR="00000000" w:rsidRPr="00000000">
        <w:rPr>
          <w:rtl w:val="0"/>
        </w:rPr>
        <w:t xml:space="preserve">. Estos sujetos ejecutan una labor deliberada y dialógica de </w:t>
      </w:r>
      <w:r w:rsidDel="00000000" w:rsidR="00000000" w:rsidRPr="00000000">
        <w:rPr>
          <w:i w:val="1"/>
          <w:iCs w:val="1"/>
          <w:rtl w:val="0"/>
        </w:rPr>
        <w:t xml:space="preserve">framing</w:t>
      </w:r>
      <w:r w:rsidDel="00000000" w:rsidR="00000000" w:rsidRPr="00000000">
        <w:rPr>
          <w:rtl w:val="0"/>
        </w:rPr>
        <w:t xml:space="preserve">, conectando soluciones técnicas con repertorios ideológicos y símbolos culturales preexistentes </w:t>
      </w:r>
      <w:r w:rsidDel="00000000" w:rsidR="00000000" w:rsidRPr="00000000">
        <w:rPr>
          <w:rtl w:val="0"/>
        </w:rPr>
        <w:t xml:space="preserve">(Béland, 2005)</w:t>
      </w:r>
      <w:r w:rsidDel="00000000" w:rsidR="00000000" w:rsidRPr="00000000">
        <w:rPr>
          <w:rtl w:val="0"/>
        </w:rPr>
        <w:t xml:space="preserve">. Algunas ideas adquieren una mayor capacidad articuladora al funcionar como imanes de coalición, debido a su polisemia y alta valencia moral, lo que permite reunir a actores con intereses heterogéneos bajo un vocabulario compartido </w:t>
      </w:r>
      <w:r w:rsidDel="00000000" w:rsidR="00000000" w:rsidRPr="00000000">
        <w:rPr>
          <w:rtl w:val="0"/>
        </w:rPr>
        <w:t xml:space="preserve">(Béland &amp; Cox, 2016)</w:t>
      </w:r>
      <w:r w:rsidDel="00000000" w:rsidR="00000000" w:rsidRPr="00000000">
        <w:rPr>
          <w:rtl w:val="0"/>
        </w:rPr>
        <w:t xml:space="preserve">. Cuando estas aseveraciones son adoptadas de forma relativamente estable por diversos actores, se conforman </w:t>
      </w:r>
      <w:r w:rsidDel="00000000" w:rsidR="00000000" w:rsidRPr="00000000">
        <w:rPr>
          <w:i w:val="1"/>
          <w:iCs w:val="1"/>
          <w:rtl w:val="0"/>
        </w:rPr>
        <w:t xml:space="preserve">coaliciones discursivas</w:t>
      </w:r>
      <w:r w:rsidDel="00000000" w:rsidR="00000000" w:rsidRPr="00000000">
        <w:rPr>
          <w:rtl w:val="0"/>
        </w:rPr>
        <w:t xml:space="preserve"> unidas por líneas argumentales comunes </w:t>
      </w:r>
      <w:r w:rsidDel="00000000" w:rsidR="00000000" w:rsidRPr="00000000">
        <w:rPr>
          <w:rtl w:val="0"/>
        </w:rPr>
        <w:t xml:space="preserve">(Hajer, 1997)</w:t>
      </w:r>
      <w:r w:rsidDel="00000000" w:rsidR="00000000" w:rsidRPr="00000000">
        <w:rPr>
          <w:rtl w:val="0"/>
        </w:rPr>
        <w:t xml:space="preserve">. En esta investigación, las coaliciones discursivas se identificarán a partir de patrones de acuerdo y desacuerdo ante afirmaciones justificativas específicas.</w:t>
      </w:r>
    </w:p>
    <w:p w:rsidR="00000000" w:rsidDel="00000000" w:rsidP="00000000" w:rsidRDefault="00000000" w:rsidRPr="00000000" w14:paraId="00000085">
      <w:pPr>
        <w:rPr/>
      </w:pPr>
      <w:r w:rsidDel="00000000" w:rsidR="00000000" w:rsidRPr="00000000">
        <w:rPr>
          <w:rtl w:val="0"/>
        </w:rPr>
        <w:t xml:space="preserve">La evidencia empírica muestra que la estructuración discursiva puede observarse en el ámbito de la política social. En el área de las pensiones, los cambios de hegemonía han sido rastreados mediante redes de actores y creencias, mostrando cómo viejos consensos pueden ser desplazados por procesos de polarización, migración de actores clave y formación de nuevas coaliciones </w:t>
      </w:r>
      <w:r w:rsidDel="00000000" w:rsidR="00000000" w:rsidRPr="00000000">
        <w:rPr>
          <w:rtl w:val="0"/>
        </w:rPr>
        <w:t xml:space="preserve">(Leifeld, 2013)</w:t>
      </w:r>
      <w:r w:rsidDel="00000000" w:rsidR="00000000" w:rsidRPr="00000000">
        <w:rPr>
          <w:rtl w:val="0"/>
        </w:rPr>
        <w:t xml:space="preserve">. El análisis de redes discursivas también permite observar si una coalición mantiene un repertorio más coherente e integrado, si sus conceptos atraviesan las fronteras entre grupos y si los actores rivales comienzan a utilizarlos </w:t>
      </w:r>
      <w:r w:rsidDel="00000000" w:rsidR="00000000" w:rsidRPr="00000000">
        <w:rPr>
          <w:rtl w:val="0"/>
        </w:rPr>
        <w:t xml:space="preserve">(Leifeld &amp; Haunss, 2012)</w:t>
      </w:r>
      <w:r w:rsidDel="00000000" w:rsidR="00000000" w:rsidRPr="00000000">
        <w:rPr>
          <w:rtl w:val="0"/>
        </w:rPr>
        <w:t xml:space="preserve">. Estos procesos también involucran la disputa por conceptos polisémicos, como la sostenibilidad financiera y la solidaridad, que pueden actuar como imanes de coalición al adquirir sentidos rivales a través de narrativas de declive, control o justicia social </w:t>
      </w:r>
      <w:r w:rsidDel="00000000" w:rsidR="00000000" w:rsidRPr="00000000">
        <w:rPr>
          <w:rtl w:val="0"/>
        </w:rPr>
        <w:t xml:space="preserve">(Béland &amp; Cox, 2016; Lee &amp; Kim, 2026)</w:t>
      </w:r>
      <w:r w:rsidDel="00000000" w:rsidR="00000000" w:rsidRPr="00000000">
        <w:rPr>
          <w:rtl w:val="0"/>
        </w:rPr>
        <w:t xml:space="preserve">. Por tanto, el discurso puede analizarse como una arena en la que se forman coaliciones, se estabilizan conceptos y se jerarquizan significados políticamente eficaces.</w:t>
      </w:r>
    </w:p>
    <w:p w:rsidR="00000000" w:rsidDel="00000000" w:rsidP="00000000" w:rsidRDefault="00000000" w:rsidRPr="00000000" w14:paraId="00000086">
      <w:pPr>
        <w:rPr/>
      </w:pPr>
      <w:r w:rsidDel="00000000" w:rsidR="00000000" w:rsidRPr="00000000">
        <w:rPr>
          <w:rtl w:val="0"/>
        </w:rPr>
        <w:t xml:space="preserve">Según Hajer </w:t>
      </w:r>
      <w:r w:rsidDel="00000000" w:rsidR="00000000" w:rsidRPr="00000000">
        <w:rPr>
          <w:rtl w:val="0"/>
        </w:rPr>
        <w:t xml:space="preserve">(1997)</w:t>
      </w:r>
      <w:r w:rsidDel="00000000" w:rsidR="00000000" w:rsidRPr="00000000">
        <w:rPr>
          <w:rtl w:val="0"/>
        </w:rPr>
        <w:t xml:space="preserve">, un discurso alcanza hegemonía institucional cuando logra dos hitos: la </w:t>
      </w:r>
      <w:r w:rsidDel="00000000" w:rsidR="00000000" w:rsidRPr="00000000">
        <w:rPr>
          <w:i w:val="1"/>
          <w:iCs w:val="1"/>
          <w:rtl w:val="0"/>
        </w:rPr>
        <w:t xml:space="preserve">estructuración</w:t>
      </w:r>
      <w:r w:rsidDel="00000000" w:rsidR="00000000" w:rsidRPr="00000000">
        <w:rPr>
          <w:rtl w:val="0"/>
        </w:rPr>
        <w:t xml:space="preserve">, que ocurre cuando impone sus categorías y su vocabulario como marco legítimo del debate; y la </w:t>
      </w:r>
      <w:r w:rsidDel="00000000" w:rsidR="00000000" w:rsidRPr="00000000">
        <w:rPr>
          <w:i w:val="1"/>
          <w:iCs w:val="1"/>
          <w:rtl w:val="0"/>
        </w:rPr>
        <w:t xml:space="preserve">institucionalización</w:t>
      </w:r>
      <w:r w:rsidDel="00000000" w:rsidR="00000000" w:rsidRPr="00000000">
        <w:rPr>
          <w:rtl w:val="0"/>
        </w:rPr>
        <w:t xml:space="preserve">, cuando esas ideas se materializan en leyes, reglamentos o prácticas organizacionales. Las aplicaciones empíricas de este enfoque emplean distintas medidas de estructuración para reconstruir la difusión de las líneas argumentales entre actores y comprobar si estas condicionan la formulación de alternativas rivales </w:t>
      </w:r>
      <w:r w:rsidDel="00000000" w:rsidR="00000000" w:rsidRPr="00000000">
        <w:rPr>
          <w:rtl w:val="0"/>
        </w:rPr>
        <w:t xml:space="preserve">(Funke et al., 2023)</w:t>
      </w:r>
      <w:r w:rsidDel="00000000" w:rsidR="00000000" w:rsidRPr="00000000">
        <w:rPr>
          <w:rtl w:val="0"/>
        </w:rPr>
        <w:t xml:space="preserve">. Esta investigación se enfocará en la estructuración discursiva de las coaliciones legislativas. La analizará mediante la permanencia de los conceptos, su circulación entre coaliciones y s</w:t>
      </w:r>
      <w:commentRangeStart w:id="11"/>
      <w:r w:rsidDel="00000000" w:rsidR="00000000" w:rsidRPr="00000000">
        <w:rPr>
          <w:rtl w:val="0"/>
        </w:rPr>
        <w:t xml:space="preserve">u adaptación en nuevas combinaciones argumentales, complementando estos indicadores con la revisión cualitativa de declaraciones críticas.</w:t>
      </w:r>
      <w:commentRangeEnd w:id="11"/>
      <w:r w:rsidDel="00000000" w:rsidR="00000000" w:rsidRPr="00000000">
        <w:commentReference w:id="11"/>
      </w:r>
      <w:r w:rsidDel="00000000" w:rsidR="00000000" w:rsidRPr="00000000">
        <w:rPr>
          <w:rtl w:val="0"/>
        </w:rPr>
        <w:t xml:space="preserve"> La institucionalización del discurso en el resultado legislativo queda fuera de la prueba empírica.</w:t>
      </w:r>
    </w:p>
    <w:p w:rsidR="00000000" w:rsidDel="00000000" w:rsidP="00000000" w:rsidRDefault="00000000" w:rsidRPr="00000000" w14:paraId="00000087">
      <w:pPr>
        <w:rPr/>
      </w:pPr>
      <w:r w:rsidDel="00000000" w:rsidR="00000000" w:rsidRPr="00000000">
        <w:rPr>
          <w:rtl w:val="0"/>
        </w:rPr>
        <w:t xml:space="preserve">La articulación entre robustez ideacional y estructuración discursiva da lugar a tres expectativas temporalmente diferenciadas. </w:t>
      </w:r>
      <w:commentRangeStart w:id="12"/>
      <w:r w:rsidDel="00000000" w:rsidR="00000000" w:rsidRPr="00000000">
        <w:rPr>
          <w:rtl w:val="0"/>
        </w:rPr>
        <w:t xml:space="preserve">La permanencia evalúa el componente de conservación de la robustez: si las ideas mantienen presencia, orientación y articulación relacional a lo largo del proceso </w:t>
      </w:r>
      <w:r w:rsidDel="00000000" w:rsidR="00000000" w:rsidRPr="00000000">
        <w:rPr>
          <w:rtl w:val="0"/>
        </w:rPr>
        <w:t xml:space="preserve">(Migone et al., 2024)</w:t>
      </w:r>
      <w:r w:rsidDel="00000000" w:rsidR="00000000" w:rsidRPr="00000000">
        <w:rPr>
          <w:rtl w:val="0"/>
        </w:rPr>
        <w:t xml:space="preserve">. La difusión examina el alcance de la estructuración: si el repertorio de preservación atraviesa la frontera de su coalición inicial y pasa a organizar afirmaciones de actores transformadores </w:t>
      </w:r>
      <w:r w:rsidDel="00000000" w:rsidR="00000000" w:rsidRPr="00000000">
        <w:rPr>
          <w:rtl w:val="0"/>
        </w:rPr>
        <w:t xml:space="preserve">(Hajer, 1997; Leifeld &amp; Haunss, 2012)</w:t>
      </w:r>
      <w:r w:rsidDel="00000000" w:rsidR="00000000" w:rsidRPr="00000000">
        <w:rPr>
          <w:rtl w:val="0"/>
        </w:rPr>
        <w:t xml:space="preserve">. La adaptación observa si ese repertorio incorpora demandas solidarias bajo nuevas combinaciones sin abandonar sus restricciones contributivas, focalizadas o financieras </w:t>
      </w:r>
      <w:r w:rsidDel="00000000" w:rsidR="00000000" w:rsidRPr="00000000">
        <w:rPr>
          <w:rtl w:val="0"/>
        </w:rPr>
        <w:t xml:space="preserve">(Migone et al., 2024; Schmidt, 2016)</w:t>
      </w:r>
      <w:r w:rsidDel="00000000" w:rsidR="00000000" w:rsidRPr="00000000">
        <w:rPr>
          <w:rtl w:val="0"/>
        </w:rPr>
        <w:t xml:space="preserve">.</w:t>
      </w:r>
      <w:commentRangeEnd w:id="12"/>
      <w:r w:rsidDel="00000000" w:rsidR="00000000" w:rsidRPr="00000000">
        <w:commentReference w:id="12"/>
      </w:r>
      <w:r w:rsidDel="00000000" w:rsidR="00000000" w:rsidRPr="00000000">
        <w:rPr>
          <w:rtl w:val="0"/>
        </w:rPr>
        <w:t xml:space="preserve"> Las tres dimensiones se informarán por separado y se comprobarán mediante lectura cualitativa de las declaraciones que sostengan los patrones cuantitativos.</w:t>
      </w:r>
      <w:r w:rsidDel="00000000" w:rsidR="00000000" w:rsidRPr="00000000">
        <w:rPr>
          <w:rtl w:val="0"/>
        </w:rPr>
      </w:r>
    </w:p>
    <w:p w:rsidR="00000000" w:rsidDel="00000000" w:rsidP="00000000" w:rsidRDefault="00000000" w:rsidRPr="00000000" w14:paraId="00000088">
      <w:pPr>
        <w:pStyle w:val="Heading3"/>
        <w:spacing w:after="240" w:before="200" w:lineRule="auto"/>
        <w:rPr/>
      </w:pPr>
      <w:bookmarkStart w:colFirst="0" w:colLast="0" w:name="_nruj8sbrne93" w:id="8"/>
      <w:bookmarkEnd w:id="8"/>
      <w:r w:rsidDel="00000000" w:rsidR="00000000" w:rsidRPr="00000000">
        <w:rPr>
          <w:rtl w:val="0"/>
        </w:rPr>
        <w:t xml:space="preserve">2.3 Las estrategias de legitimación</w:t>
      </w:r>
    </w:p>
    <w:p w:rsidR="00000000" w:rsidDel="00000000" w:rsidP="00000000" w:rsidRDefault="00000000" w:rsidRPr="00000000" w14:paraId="00000089">
      <w:pPr>
        <w:rPr/>
      </w:pPr>
      <w:r w:rsidDel="00000000" w:rsidR="00000000" w:rsidRPr="00000000">
        <w:rPr>
          <w:rtl w:val="0"/>
        </w:rPr>
        <w:t xml:space="preserve">Las estrategias de legitimación permiten observar cómo una afirmación se presenta como razonable, necesaria o moralmente aceptable. La legitimación institucional puede desplegarse mediante cinco estrategias discursivas: la </w:t>
      </w:r>
      <w:r w:rsidDel="00000000" w:rsidR="00000000" w:rsidRPr="00000000">
        <w:rPr>
          <w:i w:val="1"/>
          <w:iCs w:val="1"/>
          <w:rtl w:val="0"/>
        </w:rPr>
        <w:t xml:space="preserve">racionalización</w:t>
      </w:r>
      <w:r w:rsidDel="00000000" w:rsidR="00000000" w:rsidRPr="00000000">
        <w:rPr>
          <w:rtl w:val="0"/>
        </w:rPr>
        <w:t xml:space="preserve">, que justifica las decisiones apelando a su utilidad técnica, eficiencia y resultados proyectados; la </w:t>
      </w:r>
      <w:r w:rsidDel="00000000" w:rsidR="00000000" w:rsidRPr="00000000">
        <w:rPr>
          <w:i w:val="1"/>
          <w:iCs w:val="1"/>
          <w:rtl w:val="0"/>
        </w:rPr>
        <w:t xml:space="preserve">moralización</w:t>
      </w:r>
      <w:r w:rsidDel="00000000" w:rsidR="00000000" w:rsidRPr="00000000">
        <w:rPr>
          <w:rtl w:val="0"/>
        </w:rPr>
        <w:t xml:space="preserve">, que evalúa las políticas basándose en sistemas de valores y principios éticos; la </w:t>
      </w:r>
      <w:r w:rsidDel="00000000" w:rsidR="00000000" w:rsidRPr="00000000">
        <w:rPr>
          <w:i w:val="1"/>
          <w:iCs w:val="1"/>
          <w:rtl w:val="0"/>
        </w:rPr>
        <w:t xml:space="preserve">narrativización</w:t>
      </w:r>
      <w:r w:rsidDel="00000000" w:rsidR="00000000" w:rsidRPr="00000000">
        <w:rPr>
          <w:rtl w:val="0"/>
        </w:rPr>
        <w:t xml:space="preserve">, que dota a las medidas abstractas de una estructura dramática o histórica para hacerlas comprensibles; la </w:t>
      </w:r>
      <w:r w:rsidDel="00000000" w:rsidR="00000000" w:rsidRPr="00000000">
        <w:rPr>
          <w:i w:val="1"/>
          <w:iCs w:val="1"/>
          <w:rtl w:val="0"/>
        </w:rPr>
        <w:t xml:space="preserve">autorización</w:t>
      </w:r>
      <w:r w:rsidDel="00000000" w:rsidR="00000000" w:rsidRPr="00000000">
        <w:rPr>
          <w:rtl w:val="0"/>
        </w:rPr>
        <w:t xml:space="preserve">, que recurre al respaldo de expertos, leyes o entidades abstractas; y la </w:t>
      </w:r>
      <w:r w:rsidDel="00000000" w:rsidR="00000000" w:rsidRPr="00000000">
        <w:rPr>
          <w:i w:val="1"/>
          <w:iCs w:val="1"/>
          <w:rtl w:val="0"/>
        </w:rPr>
        <w:t xml:space="preserve">normalización</w:t>
      </w:r>
      <w:r w:rsidDel="00000000" w:rsidR="00000000" w:rsidRPr="00000000">
        <w:rPr>
          <w:rtl w:val="0"/>
        </w:rPr>
        <w:t xml:space="preserve">, que presenta cambios radicales como comportamientos naturales o ineludibles </w:t>
      </w:r>
      <w:r w:rsidDel="00000000" w:rsidR="00000000" w:rsidRPr="00000000">
        <w:rPr>
          <w:rtl w:val="0"/>
        </w:rPr>
        <w:t xml:space="preserve">(Vaara et al., 2006; Van Leeuwen, 2007)</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La evidencia empírica muestra que la legitimación de las reformas previsionales recurre con frecuencia a la racionalización, la autorización y la moralización. Los gobiernos han justificado reformas regresivas con argumentos de sostenibilidad financiera y equidad generacional, apoyándose en comisiones expertas y metáforas nacionales para hacer comunicable la austeridad </w:t>
      </w:r>
      <w:r w:rsidDel="00000000" w:rsidR="00000000" w:rsidRPr="00000000">
        <w:rPr>
          <w:rtl w:val="0"/>
        </w:rPr>
        <w:t xml:space="preserve">(Ring et al., 2020)</w:t>
      </w:r>
      <w:r w:rsidDel="00000000" w:rsidR="00000000" w:rsidRPr="00000000">
        <w:rPr>
          <w:rtl w:val="0"/>
        </w:rPr>
        <w:t xml:space="preserve">. Las recomendaciones expertas y supranacionales tienden a privilegiar ideas cognitivas de sostenibilidad fiscal por encima de argumentos normativos de equidad, transformando la contención del gasto en un imperativo técnico difícil de disputar </w:t>
      </w:r>
      <w:r w:rsidDel="00000000" w:rsidR="00000000" w:rsidRPr="00000000">
        <w:rPr>
          <w:rtl w:val="0"/>
        </w:rPr>
        <w:t xml:space="preserve">(Mulligan et al., 2026; Väänänen &amp; Liukko, 2022)</w:t>
      </w:r>
      <w:r w:rsidDel="00000000" w:rsidR="00000000" w:rsidRPr="00000000">
        <w:rPr>
          <w:rtl w:val="0"/>
        </w:rPr>
        <w:t xml:space="preserve">. Estos antecedentes sugieren que la experticia puede operar como una forma de </w:t>
      </w:r>
      <w:r w:rsidDel="00000000" w:rsidR="00000000" w:rsidRPr="00000000">
        <w:rPr>
          <w:i w:val="1"/>
          <w:iCs w:val="1"/>
          <w:rtl w:val="0"/>
        </w:rPr>
        <w:t xml:space="preserve">autorización</w:t>
      </w:r>
      <w:r w:rsidDel="00000000" w:rsidR="00000000" w:rsidRPr="00000000">
        <w:rPr>
          <w:rtl w:val="0"/>
        </w:rPr>
        <w:t xml:space="preserve"> y </w:t>
      </w:r>
      <w:r w:rsidDel="00000000" w:rsidR="00000000" w:rsidRPr="00000000">
        <w:rPr>
          <w:i w:val="1"/>
          <w:iCs w:val="1"/>
          <w:rtl w:val="0"/>
        </w:rPr>
        <w:t xml:space="preserve">racionalización</w:t>
      </w:r>
      <w:r w:rsidDel="00000000" w:rsidR="00000000" w:rsidRPr="00000000">
        <w:rPr>
          <w:rtl w:val="0"/>
        </w:rPr>
        <w:t xml:space="preserve">, aunque su eficacia depende de cómo logra articularse con argumentos morales sobre responsabilidad, mérito o justicia </w:t>
      </w:r>
      <w:r w:rsidDel="00000000" w:rsidR="00000000" w:rsidRPr="00000000">
        <w:rPr>
          <w:rtl w:val="0"/>
        </w:rPr>
        <w:t xml:space="preserve">(Costa &amp; Wiggan, 2024; Gaffney, 2025).</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 esta investigación, se examinará cómo varía el uso de estas estrategias entre las coaliciones detectadas. Sostener que el monto de una pensión debe guardar correspondencia con las contribuciones previas expresa, por ejemplo, un criterio de reciprocidad. Esta afirmación puede legitimarse mediante moralización cuando se presenta dicha correspondencia como justa; mediante racionalización cuando se destacan sus efectos sobre los incentivos o la sostenibilidad; y mediante autorización cuando se apela al respaldo de expertos, leyes o comisiones técnicas. Por ello, la pertenencia a una coalición no determina de antemano una estrategia específica: la separación permite comparar empíricamente el </w:t>
      </w:r>
      <w:r w:rsidDel="00000000" w:rsidR="00000000" w:rsidRPr="00000000">
        <w:rPr>
          <w:i w:val="1"/>
          <w:iCs w:val="1"/>
          <w:rtl w:val="0"/>
        </w:rPr>
        <w:t xml:space="preserve">qué</w:t>
      </w:r>
      <w:r w:rsidDel="00000000" w:rsidR="00000000" w:rsidRPr="00000000">
        <w:rPr>
          <w:rtl w:val="0"/>
        </w:rPr>
        <w:t xml:space="preserve"> de la disputa con el </w:t>
      </w:r>
      <w:r w:rsidDel="00000000" w:rsidR="00000000" w:rsidRPr="00000000">
        <w:rPr>
          <w:i w:val="1"/>
          <w:iCs w:val="1"/>
          <w:rtl w:val="0"/>
        </w:rPr>
        <w:t xml:space="preserve">cómo</w:t>
      </w:r>
      <w:r w:rsidDel="00000000" w:rsidR="00000000" w:rsidRPr="00000000">
        <w:rPr>
          <w:rtl w:val="0"/>
        </w:rPr>
        <w:t xml:space="preserve"> de su presentación pública.</w:t>
      </w:r>
    </w:p>
    <w:p w:rsidR="00000000" w:rsidDel="00000000" w:rsidP="00000000" w:rsidRDefault="00000000" w:rsidRPr="00000000" w14:paraId="0000008C">
      <w:pPr>
        <w:rPr/>
      </w:pPr>
      <w:r w:rsidDel="00000000" w:rsidR="00000000" w:rsidRPr="00000000">
        <w:rPr>
          <w:rtl w:val="0"/>
        </w:rPr>
        <w:t xml:space="preserve">En conjunto, los marcos cumplen funciones analíticas diferenciadas. Los criterios CARIN y las categorías justificativas derivadas de la evidencia nacional constituyen los nodos conceptuales de la red; el acuerdo o desacuerdo de los actores frente a ellos permite detectar coaliciones discursivas. La distinción entre </w:t>
      </w:r>
      <w:r w:rsidDel="00000000" w:rsidR="00000000" w:rsidRPr="00000000">
        <w:rPr>
          <w:i w:val="1"/>
          <w:iCs w:val="1"/>
          <w:rtl w:val="0"/>
        </w:rPr>
        <w:t xml:space="preserve">justicia de mercado</w:t>
      </w:r>
      <w:r w:rsidDel="00000000" w:rsidR="00000000" w:rsidRPr="00000000">
        <w:rPr>
          <w:rtl w:val="0"/>
        </w:rPr>
        <w:t xml:space="preserve"> y </w:t>
      </w:r>
      <w:r w:rsidDel="00000000" w:rsidR="00000000" w:rsidRPr="00000000">
        <w:rPr>
          <w:i w:val="1"/>
          <w:iCs w:val="1"/>
          <w:rtl w:val="0"/>
        </w:rPr>
        <w:t xml:space="preserve">justicia política</w:t>
      </w:r>
      <w:r w:rsidDel="00000000" w:rsidR="00000000" w:rsidRPr="00000000">
        <w:rPr>
          <w:rtl w:val="0"/>
        </w:rPr>
        <w:t xml:space="preserve"> interpreta, en un nivel superior, los patrones formados por esos conceptos. Las estrategias de legitimación describen cómo se vuelve aceptable cada afirmación y se codifican separadamente, sin intervenir en la construcción de la red.</w:t>
      </w:r>
      <w:del w:author="Ismael Aguayo" w:id="0" w:date="2026-09-14T19:34:36Z">
        <w:r w:rsidDel="00000000" w:rsidR="00000000" w:rsidRPr="00000000">
          <w:rPr>
            <w:rtl w:val="0"/>
          </w:rPr>
          <w:delText xml:space="preserve"> Finalmente, la robustez ideacional se evalúa mediante la permanencia, la difusión y la adaptación de los conceptos.</w:delText>
        </w:r>
      </w:del>
      <w:r w:rsidDel="00000000" w:rsidR="00000000" w:rsidRPr="00000000">
        <w:rPr>
          <w:rtl w:val="0"/>
        </w:rPr>
      </w:r>
    </w:p>
    <w:p w:rsidR="00000000" w:rsidDel="00000000" w:rsidP="00000000" w:rsidRDefault="00000000" w:rsidRPr="00000000" w14:paraId="0000008D">
      <w:pPr>
        <w:pStyle w:val="Heading2"/>
        <w:rPr/>
      </w:pPr>
      <w:bookmarkStart w:colFirst="0" w:colLast="0" w:name="_dy5w9tfeoao0" w:id="9"/>
      <w:bookmarkEnd w:id="9"/>
      <w:r w:rsidDel="00000000" w:rsidR="00000000" w:rsidRPr="00000000">
        <w:rPr>
          <w:rtl w:val="0"/>
        </w:rPr>
        <w:t xml:space="preserve">3. El debate previsional chileno: polos discursivos y actores mediadores</w:t>
      </w:r>
    </w:p>
    <w:p w:rsidR="00000000" w:rsidDel="00000000" w:rsidP="00000000" w:rsidRDefault="00000000" w:rsidRPr="00000000" w14:paraId="0000008E">
      <w:pPr>
        <w:rPr/>
      </w:pPr>
      <w:r w:rsidDel="00000000" w:rsidR="00000000" w:rsidRPr="00000000">
        <w:rPr>
          <w:rtl w:val="0"/>
        </w:rPr>
        <w:t xml:space="preserve">La tensión entre la justicia de mercado y la justicia política encuentra en la trayectoria del sistema previsional chileno una manifestación empírica crítica. Desde la imposición del modelo en dictadura, sus </w:t>
      </w:r>
      <w:r w:rsidDel="00000000" w:rsidR="00000000" w:rsidRPr="00000000">
        <w:rPr>
          <w:rtl w:val="0"/>
        </w:rPr>
        <w:t xml:space="preserve">reformas (2008 y 2025) y los intentos fallidos de transformación estructural (2015 y 2018), </w:t>
      </w:r>
      <w:r w:rsidDel="00000000" w:rsidR="00000000" w:rsidRPr="00000000">
        <w:rPr>
          <w:rtl w:val="0"/>
        </w:rPr>
        <w:t xml:space="preserve">la disputa previsional ha enfrentado justificaciones rivales sobre el alcance de la propiedad individual, la responsabilidad colectiva y la intervención estatal</w:t>
      </w:r>
      <w:r w:rsidDel="00000000" w:rsidR="00000000" w:rsidRPr="00000000">
        <w:rPr>
          <w:rtl w:val="0"/>
        </w:rPr>
        <w:t xml:space="preserve"> </w:t>
      </w:r>
      <w:r w:rsidDel="00000000" w:rsidR="00000000" w:rsidRPr="00000000">
        <w:rPr>
          <w:rtl w:val="0"/>
        </w:rPr>
        <w:t xml:space="preserve">(Borzutzky, 2019; Larrañaga, 2024; Mesa-Lago &amp; Bertranou, 2016)</w:t>
      </w:r>
      <w:r w:rsidDel="00000000" w:rsidR="00000000" w:rsidRPr="00000000">
        <w:rPr>
          <w:rtl w:val="0"/>
        </w:rPr>
        <w:t xml:space="preserve">. </w:t>
      </w:r>
      <w:r w:rsidDel="00000000" w:rsidR="00000000" w:rsidRPr="00000000">
        <w:rPr>
          <w:rtl w:val="0"/>
        </w:rPr>
        <w:t xml:space="preserve">Esta trayectoria permite derivar expectativas sobre dos líneas argumentales recurrentes y sobre la posible intermediación de la centroizquierda.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Durante las primeras décadas de la posdictadura, los gobiernos de la Concertación combinaron la protección social frente al riesgo con la preservación de la privatización, la focalización y los fondos individuales </w:t>
      </w:r>
      <w:r w:rsidDel="00000000" w:rsidR="00000000" w:rsidRPr="00000000">
        <w:rPr>
          <w:rtl w:val="0"/>
        </w:rPr>
        <w:t xml:space="preserve">(Castiglioni, 2018; Román Brugnoli &amp; Osorio Gonnet, 2015)</w:t>
      </w:r>
      <w:r w:rsidDel="00000000" w:rsidR="00000000" w:rsidRPr="00000000">
        <w:rPr>
          <w:rtl w:val="0"/>
        </w:rPr>
        <w:t xml:space="preserve">. El Pilar Solidario creado en 2008 canalizó parte de la presión reformista hacia ajustes paramétricos justificando la asistencia focalizada ante la necesidad material extrema, sin alterar el núcleo de la capitalización privada </w:t>
      </w:r>
      <w:r w:rsidDel="00000000" w:rsidR="00000000" w:rsidRPr="00000000">
        <w:rPr>
          <w:rtl w:val="0"/>
        </w:rPr>
        <w:t xml:space="preserve">(Garber, 2021; Martin &amp; Alfaro, 2017)</w:t>
      </w:r>
      <w:r w:rsidDel="00000000" w:rsidR="00000000" w:rsidRPr="00000000">
        <w:rPr>
          <w:rtl w:val="0"/>
        </w:rPr>
        <w:t xml:space="preserve">. Desde 2016, el movimiento NO+AFP impugnó ese arreglo apelando a la necesidad material, la solidaridad intergeneracional y el origen autoritario del modelo, e introdujo una alternativa técnica de reparto en la disputa pública </w:t>
      </w:r>
      <w:r w:rsidDel="00000000" w:rsidR="00000000" w:rsidRPr="00000000">
        <w:rPr>
          <w:rtl w:val="0"/>
        </w:rPr>
        <w:t xml:space="preserve">(López-González &amp; Vélez-Maya, 2025; Matus, 2020; Rozas &amp; Maillet, 2019)</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 defensa del modelo articuló la propiedad de los fondos, el mérito contributivo, la rentabilidad y la sostenibilidad financiera, presentando las alternativas solidarias como técnicamente inviables o como una expropiación de los cotizantes </w:t>
      </w:r>
      <w:r w:rsidDel="00000000" w:rsidR="00000000" w:rsidRPr="00000000">
        <w:rPr>
          <w:rtl w:val="0"/>
        </w:rPr>
        <w:t xml:space="preserve">(Campos-Rojas &amp; González-Arias, 2022; Rozas &amp; Maillet, 2019)</w:t>
      </w:r>
      <w:r w:rsidDel="00000000" w:rsidR="00000000" w:rsidRPr="00000000">
        <w:rPr>
          <w:rtl w:val="0"/>
        </w:rPr>
        <w:t xml:space="preserve">. Tras el estallido social de 2019, el bloque promercado aceptó parcialmente la solidaridad y un sistema mixto, mientras los retiros de fondos durante la pandemia reforzaron el sentido de propiedad individual sobre el ahorro </w:t>
      </w:r>
      <w:r w:rsidDel="00000000" w:rsidR="00000000" w:rsidRPr="00000000">
        <w:rPr>
          <w:rtl w:val="0"/>
        </w:rPr>
        <w:t xml:space="preserve">(Barozet, 2025; Kay &amp; Borzutzky, 2022; Rozas-Bugueño &amp; Maillet, 2024)</w:t>
      </w:r>
      <w:r w:rsidDel="00000000" w:rsidR="00000000" w:rsidRPr="00000000">
        <w:rPr>
          <w:rtl w:val="0"/>
        </w:rPr>
        <w:t xml:space="preserve">. La Ley N.º 21.735 incorporó componentes solidarios sin desplazar la capitalización individual como base del sistema </w:t>
      </w:r>
      <w:r w:rsidDel="00000000" w:rsidR="00000000" w:rsidRPr="00000000">
        <w:rPr>
          <w:rtl w:val="0"/>
        </w:rPr>
        <w:t xml:space="preserve">(Vela,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 términos históricos, el panorama discursivo sugiere dos polos principales. Un polo de preservación vincula la propiedad individual, la reciprocidad contributiva entre cotización y beneficio, la capitalización y la administración privada. Un polo de transformación articula la suficiencia de las pensiones, la distribución colectiva de los riesgos, la solidaridad intergeneracional y una mayor responsabilidad estatal. La trayectoria de la centroizquierda permite esperar que algunos de sus actores conecten ambos polos al combinar solidaridad con contribución, focalización y restricciones de viabilidad.</w:t>
      </w:r>
    </w:p>
    <w:p w:rsidR="00000000" w:rsidDel="00000000" w:rsidP="00000000" w:rsidRDefault="00000000" w:rsidRPr="00000000" w14:paraId="00000092">
      <w:pPr>
        <w:rPr/>
      </w:pPr>
      <w:commentRangeStart w:id="13"/>
      <w:r w:rsidDel="00000000" w:rsidR="00000000" w:rsidRPr="00000000">
        <w:rPr>
          <w:rtl w:val="0"/>
        </w:rPr>
        <w:t xml:space="preserve">Esta trayectoria también fundamenta categorías de contenido específicas del caso, sin tratarlas como categorías del mismo nivel. La </w:t>
      </w:r>
      <w:r w:rsidDel="00000000" w:rsidR="00000000" w:rsidRPr="00000000">
        <w:rPr>
          <w:i w:val="1"/>
          <w:iCs w:val="1"/>
          <w:rtl w:val="0"/>
        </w:rPr>
        <w:t xml:space="preserve">propiedad individual de los fondos</w:t>
      </w:r>
      <w:r w:rsidDel="00000000" w:rsidR="00000000" w:rsidRPr="00000000">
        <w:rPr>
          <w:rtl w:val="0"/>
        </w:rPr>
        <w:t xml:space="preserve"> y la </w:t>
      </w:r>
      <w:r w:rsidDel="00000000" w:rsidR="00000000" w:rsidRPr="00000000">
        <w:rPr>
          <w:i w:val="1"/>
          <w:iCs w:val="1"/>
          <w:rtl w:val="0"/>
        </w:rPr>
        <w:t xml:space="preserve">capitalización</w:t>
      </w:r>
      <w:r w:rsidDel="00000000" w:rsidR="00000000" w:rsidRPr="00000000">
        <w:rPr>
          <w:rtl w:val="0"/>
        </w:rPr>
        <w:t xml:space="preserve"> son principios institucionales asentados jurídica y políticamente desde la reforma de 1981 </w:t>
      </w:r>
      <w:r w:rsidDel="00000000" w:rsidR="00000000" w:rsidRPr="00000000">
        <w:rPr>
          <w:rtl w:val="0"/>
        </w:rPr>
        <w:t xml:space="preserve">(Alemparte, 2025)</w:t>
      </w:r>
      <w:r w:rsidDel="00000000" w:rsidR="00000000" w:rsidRPr="00000000">
        <w:rPr>
          <w:rtl w:val="0"/>
        </w:rPr>
        <w:t xml:space="preserve">. La </w:t>
      </w:r>
      <w:r w:rsidDel="00000000" w:rsidR="00000000" w:rsidRPr="00000000">
        <w:rPr>
          <w:i w:val="1"/>
          <w:iCs w:val="1"/>
          <w:rtl w:val="0"/>
        </w:rPr>
        <w:t xml:space="preserve">solidaridad</w:t>
      </w:r>
      <w:r w:rsidDel="00000000" w:rsidR="00000000" w:rsidRPr="00000000">
        <w:rPr>
          <w:rtl w:val="0"/>
        </w:rPr>
        <w:t xml:space="preserve"> es una idea normativa polisémica: puede referir a redistribución colectiva, seguro social, focalización o ayuda condicionada y, por ello, no equivale automáticamente a justicia política (Román Brugnoli &amp; Osorio Gonnet, 2015; Rozas-Bugueño &amp; Maillet, 2024). La </w:t>
      </w:r>
      <w:r w:rsidDel="00000000" w:rsidR="00000000" w:rsidRPr="00000000">
        <w:rPr>
          <w:i w:val="1"/>
          <w:iCs w:val="1"/>
          <w:rtl w:val="0"/>
        </w:rPr>
        <w:t xml:space="preserve">sostenibilidad financiera</w:t>
      </w:r>
      <w:r w:rsidDel="00000000" w:rsidR="00000000" w:rsidRPr="00000000">
        <w:rPr>
          <w:rtl w:val="0"/>
        </w:rPr>
        <w:t xml:space="preserve"> es una idea cognitiva sobre la viabilidad presente o futura de una alternativa, no una estrategia de legitimación en sí misma (Ring et al., 2020; Väänänen &amp; Liukko, 2022; Lee &amp; Kim, 2026). </w:t>
      </w:r>
      <w:r w:rsidDel="00000000" w:rsidR="00000000" w:rsidRPr="00000000">
        <w:rPr>
          <w:rtl w:val="0"/>
        </w:rPr>
        <w:t xml:space="preserve">Estas familias se desagregarán en categorías justificativas concretas que, junto con los criterios CARIN, constituirán los nodos conceptuales de la red. Las aristas identificarán el acuerdo o desacuerdo de los actores con cada concepto, mientras las categorías de legitimación registrarán separadamente cómo se defiende cada afirmación.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partir de esta revisión se formula una hipótesis sobre la estructura del debate, una pregunta específica sobre las estrategias de legitimación y tres subhipótesis sobre robustez ideacional:</w:t>
      </w:r>
      <w:r w:rsidDel="00000000" w:rsidR="00000000" w:rsidRPr="00000000">
        <w:rPr>
          <w:rtl w:val="0"/>
        </w:rPr>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H1:</w:t>
      </w:r>
      <w:r w:rsidDel="00000000" w:rsidR="00000000" w:rsidRPr="00000000">
        <w:rPr>
          <w:rtl w:val="0"/>
        </w:rPr>
        <w:t xml:space="preserve"> El debate previsional se estructurará en dos polos principales. Un polo de preservación articulará la propiedad y la capitalización individual con la reciprocidad contributiva, el control y la sostenibilidad financiera, mientras un polo de transformación articulará la solidaridad y la suficiencia de las pensiones con el criterio de necesidad. Se espera que los actores de centroizquierda ocupen posiciones de intermediación al combinar afirmaciones de ambos polos.</w:t>
      </w:r>
      <w:r w:rsidDel="00000000" w:rsidR="00000000" w:rsidRPr="00000000">
        <w:rPr>
          <w:rtl w:val="0"/>
        </w:rPr>
      </w:r>
    </w:p>
    <w:p w:rsidR="00000000" w:rsidDel="00000000" w:rsidP="00000000" w:rsidRDefault="00000000" w:rsidRPr="00000000" w14:paraId="0000009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Q2:</w:t>
      </w:r>
      <w:r w:rsidDel="00000000" w:rsidR="00000000" w:rsidRPr="00000000">
        <w:rPr>
          <w:rtl w:val="0"/>
        </w:rPr>
        <w:t xml:space="preserve"> ¿Cómo se asocia la pertenencia a una coalición discursiva con las estrategias de legitimación utilizadas?</w:t>
      </w:r>
    </w:p>
    <w:p w:rsidR="00000000" w:rsidDel="00000000" w:rsidP="00000000" w:rsidRDefault="00000000" w:rsidRPr="00000000" w14:paraId="0000009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H3a. Permanencia:</w:t>
      </w:r>
      <w:r w:rsidDel="00000000" w:rsidR="00000000" w:rsidRPr="00000000">
        <w:rPr>
          <w:rtl w:val="0"/>
        </w:rPr>
        <w:t xml:space="preserve"> Durante la tramitación, el núcleo del repertorio que legitima la capitalización individual conservará su cobertura entre los actores, un balance favorable de apoyo frente al rechazo y su integración relacional.</w:t>
      </w:r>
      <w:r w:rsidDel="00000000" w:rsidR="00000000" w:rsidRPr="00000000">
        <w:rPr>
          <w:rtl w:val="0"/>
        </w:rPr>
      </w:r>
    </w:p>
    <w:p w:rsidR="00000000" w:rsidDel="00000000" w:rsidP="00000000" w:rsidRDefault="00000000" w:rsidRPr="00000000" w14:paraId="0000009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H3b. Difusión:</w:t>
      </w:r>
      <w:r w:rsidDel="00000000" w:rsidR="00000000" w:rsidRPr="00000000">
        <w:rPr>
          <w:rtl w:val="0"/>
        </w:rPr>
        <w:t xml:space="preserve"> Durante la tramitación, el repertorio de preservación será adoptado por actores inicialmente orientados a transformar el sistema, ampliando su alcance más allá de la coalición de origen.</w:t>
      </w:r>
    </w:p>
    <w:p w:rsidR="00000000" w:rsidDel="00000000" w:rsidP="00000000" w:rsidRDefault="00000000" w:rsidRPr="00000000" w14:paraId="0000009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H3c. Adaptación:</w:t>
      </w:r>
      <w:r w:rsidDel="00000000" w:rsidR="00000000" w:rsidRPr="00000000">
        <w:rPr>
          <w:rtl w:val="0"/>
        </w:rPr>
        <w:t xml:space="preserve"> Durante la tramitación, el repertorio de preservación incorporará la solidaridad bajo restricciones contributivas, focalizadas o financieras sin abandonar la orientación básica de la capitalización individual.</w:t>
      </w:r>
      <w:r w:rsidDel="00000000" w:rsidR="00000000" w:rsidRPr="00000000">
        <w:rPr>
          <w:rtl w:val="0"/>
        </w:rPr>
      </w:r>
    </w:p>
    <w:p w:rsidR="00000000" w:rsidDel="00000000" w:rsidP="00000000" w:rsidRDefault="00000000" w:rsidRPr="00000000" w14:paraId="00000099">
      <w:pPr>
        <w:pStyle w:val="Heading2"/>
        <w:rPr/>
      </w:pPr>
      <w:bookmarkStart w:colFirst="0" w:colLast="0" w:name="_tk8lzv9fzvly" w:id="10"/>
      <w:bookmarkEnd w:id="10"/>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5srgclhb67e" w:id="11"/>
      <w:bookmarkEnd w:id="11"/>
      <w:r w:rsidDel="00000000" w:rsidR="00000000" w:rsidRPr="00000000">
        <w:rPr>
          <w:rtl w:val="0"/>
        </w:rPr>
        <w:t xml:space="preserve">4. Metodología</w:t>
      </w:r>
    </w:p>
    <w:p w:rsidR="00000000" w:rsidDel="00000000" w:rsidP="00000000" w:rsidRDefault="00000000" w:rsidRPr="00000000" w14:paraId="0000009C">
      <w:pPr>
        <w:pStyle w:val="Heading3"/>
        <w:rPr/>
      </w:pPr>
      <w:bookmarkStart w:colFirst="0" w:colLast="0" w:name="_l3f36f2q4mye" w:id="12"/>
      <w:bookmarkEnd w:id="12"/>
      <w:r w:rsidDel="00000000" w:rsidR="00000000" w:rsidRPr="00000000">
        <w:rPr>
          <w:rtl w:val="0"/>
        </w:rPr>
        <w:t xml:space="preserve">4.1 Datos</w:t>
      </w:r>
    </w:p>
    <w:p w:rsidR="00000000" w:rsidDel="00000000" w:rsidP="00000000" w:rsidRDefault="00000000" w:rsidRPr="00000000" w14:paraId="0000009D">
      <w:pPr>
        <w:rPr/>
      </w:pPr>
      <w:r w:rsidDel="00000000" w:rsidR="00000000" w:rsidRPr="00000000">
        <w:rPr>
          <w:rtl w:val="0"/>
        </w:rPr>
        <w:t xml:space="preserve">El corpus reúne las discusiones en Sala de tres procesos legislativos: la creación de la Pensión Garantizada Universal, Ley N.º 21.419 (boletín 14588-13); la ampliación de su universo de focalización, Ley N.º 21.538 (boletín 15625-13); y la reforma previsional, Ley N.º 21.735 (boletín 15480-13). Se mantiene un diseño asimétrico: la reforma previsional constituye el caso principal para analizar coaliciones y estrategias de legitimación, mientras las dos leyes relativas a la PGU aportan antecedentes comparativos.</w:t>
      </w:r>
    </w:p>
    <w:p w:rsidR="00000000" w:rsidDel="00000000" w:rsidP="00000000" w:rsidRDefault="00000000" w:rsidRPr="00000000" w14:paraId="0000009E">
      <w:pPr>
        <w:rPr/>
      </w:pPr>
      <w:r w:rsidDel="00000000" w:rsidR="00000000" w:rsidRPr="00000000">
        <w:rPr>
          <w:b w:val="1"/>
          <w:bCs w:val="1"/>
          <w:rtl w:val="0"/>
        </w:rPr>
        <w:t xml:space="preserve">Tabla 1.</w:t>
      </w:r>
      <w:r w:rsidDel="00000000" w:rsidR="00000000" w:rsidRPr="00000000">
        <w:rPr>
          <w:rtl w:val="0"/>
        </w:rPr>
        <w:t xml:space="preserve"> </w:t>
      </w:r>
      <w:r w:rsidDel="00000000" w:rsidR="00000000" w:rsidRPr="00000000">
        <w:rPr>
          <w:i w:val="1"/>
          <w:iCs w:val="1"/>
          <w:rtl w:val="0"/>
        </w:rPr>
        <w:t xml:space="preserve">Discusiones en Sala, intervenciones y fragmentos del corpus textual</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1"/>
        <w:tblW w:w="1026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290"/>
        <w:gridCol w:w="1545"/>
        <w:gridCol w:w="1320"/>
        <w:gridCol w:w="1440"/>
        <w:gridCol w:w="1875"/>
        <w:gridCol w:w="1725"/>
        <w:tblGridChange w:id="0">
          <w:tblGrid>
            <w:gridCol w:w="1065"/>
            <w:gridCol w:w="1290"/>
            <w:gridCol w:w="1545"/>
            <w:gridCol w:w="1320"/>
            <w:gridCol w:w="1440"/>
            <w:gridCol w:w="1875"/>
            <w:gridCol w:w="1725"/>
          </w:tblGrid>
        </w:tblGridChange>
      </w:tblGrid>
      <w:tr>
        <w:trPr>
          <w:cantSplit w:val="0"/>
          <w:trHeight w:val="1879.8242187499998" w:hRule="atLeast"/>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Ley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Boletín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jc w:val="right"/>
              <w:rPr>
                <w:b w:val="1"/>
                <w:bCs w:val="1"/>
              </w:rPr>
            </w:pPr>
            <w:r w:rsidDel="00000000" w:rsidR="00000000" w:rsidRPr="00000000">
              <w:rPr>
                <w:b w:val="1"/>
                <w:bCs w:val="1"/>
                <w:rtl w:val="0"/>
              </w:rPr>
              <w:t xml:space="preserve">Cámara de Diputadas y Diputados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jc w:val="right"/>
              <w:rPr>
                <w:b w:val="1"/>
                <w:bCs w:val="1"/>
              </w:rPr>
            </w:pPr>
            <w:r w:rsidDel="00000000" w:rsidR="00000000" w:rsidRPr="00000000">
              <w:rPr>
                <w:b w:val="1"/>
                <w:bCs w:val="1"/>
                <w:rtl w:val="0"/>
              </w:rPr>
              <w:t xml:space="preserve">Senado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jc w:val="right"/>
              <w:rPr>
                <w:b w:val="1"/>
                <w:bCs w:val="1"/>
              </w:rPr>
            </w:pPr>
            <w:r w:rsidDel="00000000" w:rsidR="00000000" w:rsidRPr="00000000">
              <w:rPr>
                <w:b w:val="1"/>
                <w:bCs w:val="1"/>
                <w:rtl w:val="0"/>
              </w:rPr>
              <w:t xml:space="preserve">Total de discusiones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b w:val="1"/>
                <w:bCs w:val="1"/>
              </w:rPr>
            </w:pPr>
            <w:r w:rsidDel="00000000" w:rsidR="00000000" w:rsidRPr="00000000">
              <w:rPr>
                <w:b w:val="1"/>
                <w:bCs w:val="1"/>
                <w:rtl w:val="0"/>
              </w:rPr>
              <w:t xml:space="preserve">Intervenciones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b w:val="1"/>
                <w:bCs w:val="1"/>
              </w:rPr>
            </w:pPr>
            <w:r w:rsidDel="00000000" w:rsidR="00000000" w:rsidRPr="00000000">
              <w:rPr>
                <w:b w:val="1"/>
                <w:bCs w:val="1"/>
                <w:rtl w:val="0"/>
              </w:rPr>
              <w:t xml:space="preserve">Fragmentos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21.419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14588-13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pPr>
            <w:r w:rsidDel="00000000" w:rsidR="00000000" w:rsidRPr="00000000">
              <w:rPr>
                <w:rtl w:val="0"/>
              </w:rPr>
              <w:t xml:space="preserve">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pPr>
            <w:r w:rsidDel="00000000" w:rsidR="00000000" w:rsidRPr="00000000">
              <w:rPr>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jc w:val="right"/>
              <w:rPr/>
            </w:pPr>
            <w:r w:rsidDel="00000000" w:rsidR="00000000" w:rsidRPr="00000000">
              <w:rPr>
                <w:rtl w:val="0"/>
              </w:rPr>
              <w:t xml:space="preserve">262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844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21.538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15625-13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jc w:val="right"/>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tl w:val="0"/>
              </w:rPr>
              <w:t xml:space="preserve">326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21.735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15480-13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t xml:space="preserve">723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t xml:space="preserve">2.439</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jc w:val="right"/>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jc w:val="right"/>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jc w:val="right"/>
              <w:rPr/>
            </w:pPr>
            <w:r w:rsidDel="00000000" w:rsidR="00000000" w:rsidRPr="00000000">
              <w:rPr>
                <w:b w:val="1"/>
                <w:bCs w:val="1"/>
                <w:rtl w:val="0"/>
              </w:rPr>
              <w:t xml:space="preserve">1.096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b w:val="1"/>
                <w:bCs w:val="1"/>
              </w:rPr>
            </w:pPr>
            <w:r w:rsidDel="00000000" w:rsidR="00000000" w:rsidRPr="00000000">
              <w:rPr>
                <w:b w:val="1"/>
                <w:bCs w:val="1"/>
                <w:rtl w:val="0"/>
              </w:rPr>
              <w:t xml:space="preserve">3.609</w:t>
            </w:r>
          </w:p>
        </w:tc>
      </w:tr>
    </w:tbl>
    <w:p w:rsidR="00000000" w:rsidDel="00000000" w:rsidP="00000000" w:rsidRDefault="00000000" w:rsidRPr="00000000" w14:paraId="000000C3">
      <w:pPr>
        <w:rPr>
          <w:i w:val="1"/>
          <w:iCs w:val="1"/>
        </w:rPr>
      </w:pPr>
      <w:r w:rsidDel="00000000" w:rsidR="00000000" w:rsidRPr="00000000">
        <w:rPr>
          <w:i w:val="1"/>
          <w:iCs w:val="1"/>
          <w:rtl w:val="0"/>
        </w:rPr>
        <w:t xml:space="preserve">Fuente: elaboración propia a partir de las Historias de la Ley de la Biblioteca del Congreso Nacional (BCN). Los conteos corresponden a las intervenciones conservadas para la codificación y a los fragmentos resultantes de su segmentación.</w:t>
      </w:r>
    </w:p>
    <w:p w:rsidR="00000000" w:rsidDel="00000000" w:rsidP="00000000" w:rsidRDefault="00000000" w:rsidRPr="00000000" w14:paraId="000000C4">
      <w:pPr>
        <w:rPr/>
      </w:pPr>
      <w:r w:rsidDel="00000000" w:rsidR="00000000" w:rsidRPr="00000000">
        <w:rPr>
          <w:rtl w:val="0"/>
        </w:rPr>
        <w:t xml:space="preserve">La extracción y normalización se realizaron con una biblioteca de Python desarrollada para recuperar información legislativa, </w:t>
      </w:r>
      <w:hyperlink r:id="rId10">
        <w:r w:rsidDel="00000000" w:rsidR="00000000" w:rsidRPr="00000000">
          <w:rPr>
            <w:color w:val="1155cc"/>
            <w:u w:val="single"/>
            <w:rtl w:val="0"/>
          </w:rPr>
          <w:t xml:space="preserve">bcn-scraper</w:t>
        </w:r>
      </w:hyperlink>
      <w:r w:rsidDel="00000000" w:rsidR="00000000" w:rsidRPr="00000000">
        <w:rPr>
          <w:rtl w:val="0"/>
        </w:rPr>
        <w:t xml:space="preserve">. El procedimiento utiliza los documentos estructurados en Akoma Ntoso (AKN)</w:t>
      </w:r>
      <w:r w:rsidDel="00000000" w:rsidR="00000000" w:rsidRPr="00000000">
        <w:rPr>
          <w:vertAlign w:val="superscript"/>
        </w:rPr>
        <w:footnoteReference w:customMarkFollows="0" w:id="0"/>
      </w:r>
      <w:r w:rsidDel="00000000" w:rsidR="00000000" w:rsidRPr="00000000">
        <w:rPr>
          <w:rtl w:val="0"/>
        </w:rPr>
        <w:t xml:space="preserve"> y, cuando ese formato no es utilizable, recupera el discurso desde el XML de la Historia de la Ley.</w:t>
      </w:r>
      <w:r w:rsidDel="00000000" w:rsidR="00000000" w:rsidRPr="00000000">
        <w:rPr>
          <w:vertAlign w:val="superscript"/>
        </w:rPr>
        <w:footnoteReference w:customMarkFollows="0" w:id="1"/>
      </w:r>
      <w:r w:rsidDel="00000000" w:rsidR="00000000" w:rsidRPr="00000000">
        <w:rPr>
          <w:rtl w:val="0"/>
        </w:rPr>
        <w:t xml:space="preserve"> La identificación de hablantes se basó en las referencias a personas de la BCN contenidas en los documentos, complementadas con correcciones manuales documentadas de nombres y actores externos. Cada intervención conserva su identificador, documento de origen, fecha, hablante y posición en la secuencia del debate.</w:t>
      </w:r>
    </w:p>
    <w:p w:rsidR="00000000" w:rsidDel="00000000" w:rsidP="00000000" w:rsidRDefault="00000000" w:rsidRPr="00000000" w14:paraId="000000C5">
      <w:pPr>
        <w:rPr/>
      </w:pPr>
      <w:r w:rsidDel="00000000" w:rsidR="00000000" w:rsidRPr="00000000">
        <w:rPr>
          <w:rtl w:val="0"/>
        </w:rPr>
        <w:t xml:space="preserve">Las intervenciones se segmentaron mediante </w:t>
      </w:r>
      <w:r w:rsidDel="00000000" w:rsidR="00000000" w:rsidRPr="00000000">
        <w:rPr>
          <w:i w:val="1"/>
          <w:iCs w:val="1"/>
          <w:rtl w:val="0"/>
        </w:rPr>
        <w:t xml:space="preserve">chunking</w:t>
      </w:r>
      <w:r w:rsidDel="00000000" w:rsidR="00000000" w:rsidRPr="00000000">
        <w:rPr>
          <w:rtl w:val="0"/>
        </w:rPr>
        <w:t xml:space="preserve"> en fragmentos de entre 5 y 194 palabras, acompañados por su contexto adyacente.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Los eventos de transcripción, como aplausos y manifestaciones, se conservan como registro contextual y quedan fuera del conjunto de fragmentos enviado a codificación. Las intervenciones procedimentales y las nóminas de votación que permanecen dentro de las secciones de discusión se revisan durante la codificación para determinar si contienen declaraciones pertinentes.</w:t>
      </w:r>
    </w:p>
    <w:p w:rsidR="00000000" w:rsidDel="00000000" w:rsidP="00000000" w:rsidRDefault="00000000" w:rsidRPr="00000000" w14:paraId="000000C7">
      <w:pPr>
        <w:pStyle w:val="Heading3"/>
        <w:rPr/>
      </w:pPr>
      <w:bookmarkStart w:colFirst="0" w:colLast="0" w:name="_iprn984wqxcj" w:id="13"/>
      <w:bookmarkEnd w:id="13"/>
      <w:r w:rsidDel="00000000" w:rsidR="00000000" w:rsidRPr="00000000">
        <w:rPr>
          <w:rtl w:val="0"/>
        </w:rPr>
        <w:t xml:space="preserve">4.2 Variables</w:t>
      </w:r>
    </w:p>
    <w:p w:rsidR="00000000" w:rsidDel="00000000" w:rsidP="00000000" w:rsidRDefault="00000000" w:rsidRPr="00000000" w14:paraId="000000C8">
      <w:pPr>
        <w:rPr/>
      </w:pPr>
      <w:r w:rsidDel="00000000" w:rsidR="00000000" w:rsidRPr="00000000">
        <w:rPr>
          <w:rtl w:val="0"/>
        </w:rPr>
        <w:t xml:space="preserve">La investigación utiliza la metodología de análisis de redes discursivas (DNA), que combina codificación cualitativa y modelamiento de redes. Siguiendo a Leifeld </w:t>
      </w:r>
      <w:r w:rsidDel="00000000" w:rsidR="00000000" w:rsidRPr="00000000">
        <w:rPr>
          <w:rtl w:val="0"/>
        </w:rPr>
        <w:t xml:space="preserve">(2017)</w:t>
      </w:r>
      <w:r w:rsidDel="00000000" w:rsidR="00000000" w:rsidRPr="00000000">
        <w:rPr>
          <w:rtl w:val="0"/>
        </w:rPr>
        <w:t xml:space="preserve">, la unidad principal de análisis es la declaración. En este estudio se identifican las afirmaciones que expresan justificaciones normativas sobre la organización, distribución, financiamiento o gobierno de la protección previsional. Una intervención puede contener varias declaraciones, y un mismo pasaje puede recibir más de un código cuando expresa razones diferenciables. Las variables de cada declaración se operacionalizan de la siguiente manera:</w:t>
      </w:r>
    </w:p>
    <w:p w:rsidR="00000000" w:rsidDel="00000000" w:rsidP="00000000" w:rsidRDefault="00000000" w:rsidRPr="00000000" w14:paraId="000000C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Actores: las personas que emiten la declaración en Sala, incluidos parlamentarios, integrantes del Ejecutivo y autoridades de las cámaras. Se registran su su género, su afiliación partidaria y su edad al momento de la discusión.</w:t>
      </w:r>
    </w:p>
    <w:p w:rsidR="00000000" w:rsidDel="00000000" w:rsidP="00000000" w:rsidRDefault="00000000" w:rsidRPr="00000000" w14:paraId="000000CA">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Conceptos: las justificaciones normativas que conformarán los nodos conceptuales de la red. El libro de códigos, disponible en el material complementario, se construyó a partir de los criterios CARIN y de categorías justificativas del caso chileno, y se revisó mediante rondas de calibración manual y en muestras piloto con el LLM.</w:t>
      </w:r>
    </w:p>
    <w:p w:rsidR="00000000" w:rsidDel="00000000" w:rsidP="00000000" w:rsidRDefault="00000000" w:rsidRPr="00000000" w14:paraId="000000CB">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Acuerdo: variable dicotómica que indica la orientación de cada declaración. Es positivo (1) si el actor respalda el concepto y negativo (0) si lo rechaza o le atribuye una connotación negativa.</w:t>
      </w:r>
    </w:p>
    <w:p w:rsidR="00000000" w:rsidDel="00000000" w:rsidP="00000000" w:rsidRDefault="00000000" w:rsidRPr="00000000" w14:paraId="000000CC">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Tiempo: cada declaración se asociará con la ley, la fecha y la sesión en que fue emitida. Dentro de cada sesión, las intervenciones mantienen el orden en que fueron emitidas.</w:t>
      </w:r>
    </w:p>
    <w:p w:rsidR="00000000" w:rsidDel="00000000" w:rsidP="00000000" w:rsidRDefault="00000000" w:rsidRPr="00000000" w14:paraId="000000CD">
      <w:pPr>
        <w:rPr/>
      </w:pPr>
      <w:r w:rsidDel="00000000" w:rsidR="00000000" w:rsidRPr="00000000">
        <w:rPr>
          <w:rtl w:val="0"/>
        </w:rPr>
        <w:t xml:space="preserve">En una etapa adicional se codificarán las estrategias de legitimación empleadas por los actores (Vaara et al., 2006; Van Leeuwen, 2007). Dentro de cada fragmento se delimitarán segmentos justificativos y se clasificará cada uno como </w:t>
      </w:r>
      <w:r w:rsidDel="00000000" w:rsidR="00000000" w:rsidRPr="00000000">
        <w:rPr>
          <w:i w:val="1"/>
          <w:iCs w:val="1"/>
          <w:rtl w:val="0"/>
        </w:rPr>
        <w:t xml:space="preserve">moralización</w:t>
      </w:r>
      <w:r w:rsidDel="00000000" w:rsidR="00000000" w:rsidRPr="00000000">
        <w:rPr>
          <w:rtl w:val="0"/>
        </w:rPr>
        <w:t xml:space="preserve">, </w:t>
      </w:r>
      <w:r w:rsidDel="00000000" w:rsidR="00000000" w:rsidRPr="00000000">
        <w:rPr>
          <w:i w:val="1"/>
          <w:iCs w:val="1"/>
          <w:rtl w:val="0"/>
        </w:rPr>
        <w:t xml:space="preserve">racionalización</w:t>
      </w:r>
      <w:r w:rsidDel="00000000" w:rsidR="00000000" w:rsidRPr="00000000">
        <w:rPr>
          <w:rtl w:val="0"/>
        </w:rPr>
        <w:t xml:space="preserve">, </w:t>
      </w:r>
      <w:r w:rsidDel="00000000" w:rsidR="00000000" w:rsidRPr="00000000">
        <w:rPr>
          <w:i w:val="1"/>
          <w:iCs w:val="1"/>
          <w:rtl w:val="0"/>
        </w:rPr>
        <w:t xml:space="preserve">narrativización</w:t>
      </w:r>
      <w:r w:rsidDel="00000000" w:rsidR="00000000" w:rsidRPr="00000000">
        <w:rPr>
          <w:rtl w:val="0"/>
        </w:rPr>
        <w:t xml:space="preserve">, </w:t>
      </w:r>
      <w:r w:rsidDel="00000000" w:rsidR="00000000" w:rsidRPr="00000000">
        <w:rPr>
          <w:i w:val="1"/>
          <w:iCs w:val="1"/>
          <w:rtl w:val="0"/>
        </w:rPr>
        <w:t xml:space="preserve">normalización</w:t>
      </w:r>
      <w:r w:rsidDel="00000000" w:rsidR="00000000" w:rsidRPr="00000000">
        <w:rPr>
          <w:rtl w:val="0"/>
        </w:rPr>
        <w:t xml:space="preserve"> o </w:t>
      </w:r>
      <w:r w:rsidDel="00000000" w:rsidR="00000000" w:rsidRPr="00000000">
        <w:rPr>
          <w:i w:val="1"/>
          <w:iCs w:val="1"/>
          <w:rtl w:val="0"/>
        </w:rPr>
        <w:t xml:space="preserve">autorización</w:t>
      </w:r>
      <w:r w:rsidDel="00000000" w:rsidR="00000000" w:rsidRPr="00000000">
        <w:rPr>
          <w:rtl w:val="0"/>
        </w:rPr>
        <w:t xml:space="preserve">. Un fragmento podrá contener varios segmentos y, por tanto, distintas estrategias. Estas anotaciones se vincularán con su actor y fragmento de origen, y se utilizarán en un análisis separado de la construcción de la red de actores y conceptos.</w:t>
      </w:r>
    </w:p>
    <w:p w:rsidR="00000000" w:rsidDel="00000000" w:rsidP="00000000" w:rsidRDefault="00000000" w:rsidRPr="00000000" w14:paraId="000000CE">
      <w:pPr>
        <w:pStyle w:val="Heading3"/>
        <w:rPr/>
      </w:pPr>
      <w:bookmarkStart w:colFirst="0" w:colLast="0" w:name="_jcndyb2tvdxo" w:id="14"/>
      <w:bookmarkEnd w:id="14"/>
      <w:r w:rsidDel="00000000" w:rsidR="00000000" w:rsidRPr="00000000">
        <w:rPr>
          <w:rtl w:val="0"/>
        </w:rPr>
        <w:t xml:space="preserve">4.3 Estrategia de análisis</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Figura 1:</w:t>
      </w:r>
    </w:p>
    <w:p w:rsidR="00000000" w:rsidDel="00000000" w:rsidP="00000000" w:rsidRDefault="00000000" w:rsidRPr="00000000" w14:paraId="000000D0">
      <w:pPr>
        <w:rPr>
          <w:b w:val="1"/>
          <w:bCs w:val="1"/>
        </w:rPr>
      </w:pPr>
      <w:r w:rsidDel="00000000" w:rsidR="00000000" w:rsidRPr="00000000">
        <w:rPr>
          <w:i w:val="1"/>
          <w:iCs w:val="1"/>
          <w:rtl w:val="0"/>
        </w:rPr>
        <w:t xml:space="preserve">Resumen de la estrategia de análisis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17526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4"/>
        <w:rPr>
          <w:i w:val="1"/>
          <w:iCs w:val="1"/>
        </w:rPr>
      </w:pPr>
      <w:bookmarkStart w:colFirst="0" w:colLast="0" w:name="_n0r3akeko83b" w:id="15"/>
      <w:bookmarkEnd w:id="15"/>
      <w:r w:rsidDel="00000000" w:rsidR="00000000" w:rsidRPr="00000000">
        <w:rPr>
          <w:rtl w:val="0"/>
        </w:rPr>
        <w:t xml:space="preserve">4.3.1 Estrategia de codificación y validación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Debido al volumen del corpus, un LLM (gpt-5.6-luna) asistirá en la aplicación del libro de códigos, manteniendo la interpretación sustantiva a cargo del investigador. En cada fragmento se identificarán primero las declaraciones que expresan posiciones sobre los conceptos normativos del libro. El modelo deberá aportar una cita literal y una justificación breve de la asignación del concepto y de su orientación, indicando el criterio aplicado. También registrará las ambigüedades y, cuando utilice contexto adyacente, los pasajes que sustentan su interpretación. Los casos con evidencia insuficiente, baja confianza reportada por el modelo (&lt;0.8), dependencia excesiva del contexto o falta de correspondencia con el libro de códigos serán marcados como ambiguos y remitidos a revisión manual </w:t>
      </w:r>
      <w:r w:rsidDel="00000000" w:rsidR="00000000" w:rsidRPr="00000000">
        <w:rPr>
          <w:rtl w:val="0"/>
        </w:rPr>
        <w:t xml:space="preserve">(Ashwin et al., 2025; Dunivin, 2025)</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Dos antecedentes orientan especialmente este procedimiento. Randerson et al. </w:t>
      </w:r>
      <w:r w:rsidDel="00000000" w:rsidR="00000000" w:rsidRPr="00000000">
        <w:rPr>
          <w:rtl w:val="0"/>
        </w:rPr>
        <w:t xml:space="preserve">(2025)</w:t>
      </w:r>
      <w:r w:rsidDel="00000000" w:rsidR="00000000" w:rsidRPr="00000000">
        <w:rPr>
          <w:rtl w:val="0"/>
        </w:rPr>
        <w:t xml:space="preserve"> emplearon GPT-4 para apoyar la construcción inductiva de un libro de códigos para DNA: recuperaron más de dos tercios de los conceptos identificados por los investigadores, pero el modelo también produjo numerosas categorías irrelevantes que requirieron revisión humana. Angst et al. </w:t>
      </w:r>
      <w:r w:rsidDel="00000000" w:rsidR="00000000" w:rsidRPr="00000000">
        <w:rPr>
          <w:rtl w:val="0"/>
        </w:rPr>
        <w:t xml:space="preserve">(2025)</w:t>
      </w:r>
      <w:r w:rsidDel="00000000" w:rsidR="00000000" w:rsidRPr="00000000">
        <w:rPr>
          <w:rtl w:val="0"/>
        </w:rPr>
        <w:t xml:space="preserve"> automatizaron la extracción de redes actor-creencia mediante tareas separadas de reconocimiento y vinculación de entidades, clasificación supervisada y detección de postura con un LLM y la evaluaron contra datos codificados manualmente. En este estudio, esas lecciones se traducen en el uso de un libro de códigos deductivo, la evaluación independiente de cada tarea y la revisión humana de los casos ambiguos.</w:t>
      </w:r>
    </w:p>
    <w:p w:rsidR="00000000" w:rsidDel="00000000" w:rsidP="00000000" w:rsidRDefault="00000000" w:rsidRPr="00000000" w14:paraId="000000D5">
      <w:pPr>
        <w:rPr/>
      </w:pPr>
      <w:r w:rsidDel="00000000" w:rsidR="00000000" w:rsidRPr="00000000">
        <w:rPr>
          <w:rtl w:val="0"/>
        </w:rPr>
        <w:t xml:space="preserve">El procedimiento de validación se realizó en tres etapas iterativas. En primer lugar, el libro de códigos fue evaluado en múltiples rondas de codificación manual por el investigador, utilizando muestras estratificadas por sesión y por longitud. En segundo lugar, se realizaron iteraciones piloto con el LLM, revisando manualmente las anotaciones realizadas por el modelo, en particular, las marcadas como ambiguas. Para finalizar, luego de la codificación definitiva se coidificará manualmente una muestra estratificada por ley, cámara, partido, género y tipo de actor (Bosley, 2025), reportando precisión, F1, y kappa de Cohen para la codificación de conceptos y postura y de estrategia de legitimación. Los casos ambiguos se adjudicarán manualmente, conservando su estado de revisión, y se examinará si se concentran por ley, tipo de actor, género o partido. Los casos irresolubles no se convertirán en una categoría sustantiva. Si una tarea o categoría no alcanza un desempeño suficiente, se revisará el instrumento y se repetirá la evaluación antes de escalar el procesamiento </w:t>
      </w:r>
      <w:r w:rsidDel="00000000" w:rsidR="00000000" w:rsidRPr="00000000">
        <w:rPr>
          <w:rtl w:val="0"/>
        </w:rPr>
        <w:t xml:space="preserve">(Crupi et al., 2025; Dunivin, 2025)</w:t>
      </w:r>
      <w:r w:rsidDel="00000000" w:rsidR="00000000" w:rsidRPr="00000000">
        <w:rPr>
          <w:rtl w:val="0"/>
        </w:rPr>
        <w:t xml:space="preserve">. El contrato de salida, las reglas de adjudicación y los diagnósticos detallados se conservarán en el material suplementario.</w:t>
      </w:r>
    </w:p>
    <w:p w:rsidR="00000000" w:rsidDel="00000000" w:rsidP="00000000" w:rsidRDefault="00000000" w:rsidRPr="00000000" w14:paraId="000000D6">
      <w:pPr>
        <w:rPr/>
      </w:pPr>
      <w:r w:rsidDel="00000000" w:rsidR="00000000" w:rsidRPr="00000000">
        <w:rPr>
          <w:rtl w:val="0"/>
        </w:rPr>
        <w:t xml:space="preserve">Al finalizar esta etapa, se dispondrá de una base analítica de declaraciones normativas y segmentos de legitimación procedentes de las nueve discusiones en Sala. Cada anotación conservará su ley, boletín, documento, actor, intervención y fragmento de origen. Las declaraciones normativas registrarán el concepto y su orientación; los segmentos justificativos, la estrategia de legitimación. En ambos casos se conservarán la evidencia textual, la justificación del modelo, el grado de confianza y las revisiones manuales.</w:t>
      </w:r>
    </w:p>
    <w:p w:rsidR="00000000" w:rsidDel="00000000" w:rsidP="00000000" w:rsidRDefault="00000000" w:rsidRPr="00000000" w14:paraId="000000D7">
      <w:pPr>
        <w:pStyle w:val="Heading4"/>
        <w:rPr/>
      </w:pPr>
      <w:bookmarkStart w:colFirst="0" w:colLast="0" w:name="_ycu6ot81p6d0" w:id="16"/>
      <w:bookmarkEnd w:id="16"/>
      <w:commentRangeStart w:id="14"/>
      <w:r w:rsidDel="00000000" w:rsidR="00000000" w:rsidRPr="00000000">
        <w:rPr>
          <w:i w:val="1"/>
          <w:iCs w:val="1"/>
          <w:rtl w:val="0"/>
        </w:rPr>
        <w:t xml:space="preserve">4.3.2 Análisis descriptivo y modelamiento de patrones discursivos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El análisis de los datos codificados se estructurará en fases metodológicas secuenciales y complementarias. Primero, una red de congruencia y conflicto, con vínculos positivos cuando los actores coinciden y negativos cuando se oponen, permitirá identificar agrupamientos de actores y evaluar H1. Segundo, un modelo a nivel de declaración permitirá responder Q2 sobre la asociación entre coaliciones y estrategias de legitimación. Tercero, la comparación temporal de los conceptos evaluará por separado la permanencia (H3a), la difusión (H3b) y la adaptación (H3c). Finalmente, la lectura de las declaraciones que sustenten los patrones principales comprobará su interpretación sustantiva.</w:t>
      </w:r>
    </w:p>
    <w:p w:rsidR="00000000" w:rsidDel="00000000" w:rsidP="00000000" w:rsidRDefault="00000000" w:rsidRPr="00000000" w14:paraId="000000D9">
      <w:pPr>
        <w:rPr/>
      </w:pPr>
      <w:r w:rsidDel="00000000" w:rsidR="00000000" w:rsidRPr="00000000">
        <w:rPr>
          <w:rtl w:val="0"/>
        </w:rPr>
        <w:t xml:space="preserve">Para evaluar la estructura macro del debate y responder a la primera hipótesis, la red bipartita original (actores-conceptos) se transformará en una red de congruencia entre actores. Para cada actor y concepto, se agregará el balance de sus posiciones positivas y negativas en cada etapa. La semejanza entre dos actores aumentará cuando compartan orientaciones coincidentes y disminuirá cuando utilicen el mismo concepto con sentidos opuestos. Así, conceptos muy frecuentes, como la capitalización individual, no producirán cercanía solo por su presencia. La semejanza también se normalizará en función de la actividad de los actores, evitando que quienes intervienen con mayor frecuencia aparezcan artificialmente como más conectados.</w:t>
      </w:r>
    </w:p>
    <w:p w:rsidR="00000000" w:rsidDel="00000000" w:rsidP="00000000" w:rsidRDefault="00000000" w:rsidRPr="00000000" w14:paraId="000000DA">
      <w:pPr>
        <w:rPr/>
      </w:pPr>
      <w:r w:rsidDel="00000000" w:rsidR="00000000" w:rsidRPr="00000000">
        <w:rPr>
          <w:rtl w:val="0"/>
        </w:rPr>
        <w:t xml:space="preserve">Sobre esta red se aplicará un procedimiento de detección de comunidades adecuado para ambos tipos de vínculo (</w:t>
      </w:r>
      <w:r w:rsidDel="00000000" w:rsidR="00000000" w:rsidRPr="00000000">
        <w:rPr>
          <w:i w:val="1"/>
          <w:iCs w:val="1"/>
          <w:rtl w:val="0"/>
        </w:rPr>
        <w:t xml:space="preserve">signed spin-glass</w:t>
      </w:r>
      <w:r w:rsidDel="00000000" w:rsidR="00000000" w:rsidRPr="00000000">
        <w:rPr>
          <w:rtl w:val="0"/>
        </w:rPr>
        <w:t xml:space="preserve">), siguiendo aplicaciones previas del DNA que identifican coaliciones a partir de la congruencia y el conflicto entre actores </w:t>
      </w:r>
      <w:r w:rsidDel="00000000" w:rsidR="00000000" w:rsidRPr="00000000">
        <w:rPr>
          <w:rtl w:val="0"/>
        </w:rPr>
        <w:t xml:space="preserve">(Leifeld &amp; Haunss, 2012; Schaub, 2021)</w:t>
      </w:r>
      <w:r w:rsidDel="00000000" w:rsidR="00000000" w:rsidRPr="00000000">
        <w:rPr>
          <w:rtl w:val="0"/>
        </w:rPr>
        <w:t xml:space="preserve">. Las comunidades se identificarán inicialmente sin etiquetas y luego se interpretarán según su alineación relativa con los perfiles teóricos de preservación y transformación. Los conceptos compartidos o inesperados se conservarán como resultados empíricos y no se incorporarán automáticamente a la definición de esos perfiles. Esto permitirá evaluar si la expectativa de dos polos se expresa en los datos y caracterizar el repertorio conceptual distintivo de cada uno. La centralidad de intermediación, o </w:t>
      </w:r>
      <w:r w:rsidDel="00000000" w:rsidR="00000000" w:rsidRPr="00000000">
        <w:rPr>
          <w:i w:val="1"/>
          <w:iCs w:val="1"/>
          <w:rtl w:val="0"/>
        </w:rPr>
        <w:t xml:space="preserve">betweenness centrality</w:t>
      </w:r>
      <w:r w:rsidDel="00000000" w:rsidR="00000000" w:rsidRPr="00000000">
        <w:rPr>
          <w:rtl w:val="0"/>
        </w:rPr>
        <w:t xml:space="preserve"> </w:t>
      </w:r>
      <w:r w:rsidDel="00000000" w:rsidR="00000000" w:rsidRPr="00000000">
        <w:rPr>
          <w:rtl w:val="0"/>
        </w:rPr>
        <w:t xml:space="preserve">(Freeman, 1977)</w:t>
      </w:r>
      <w:r w:rsidDel="00000000" w:rsidR="00000000" w:rsidRPr="00000000">
        <w:rPr>
          <w:rtl w:val="0"/>
        </w:rPr>
        <w:t xml:space="preserve">, se utilizará para evaluar si los actores de centroizquierda conectan ambos polos. En la red de conceptos, las medidas centrales serán la cobertura de actores y la fuerza de sus conexiones.</w:t>
      </w:r>
    </w:p>
    <w:p w:rsidR="00000000" w:rsidDel="00000000" w:rsidP="00000000" w:rsidRDefault="00000000" w:rsidRPr="00000000" w14:paraId="000000DB">
      <w:pPr>
        <w:rPr/>
      </w:pPr>
      <w:r w:rsidDel="00000000" w:rsidR="00000000" w:rsidRPr="00000000">
        <w:rPr>
          <w:rtl w:val="0"/>
        </w:rPr>
        <w:t xml:space="preserve">Una vez identificadas las coaliciones, se analizarán sus estrategias de legitimación. Esta secuencia separa las posiciones sustantivas que constituyen las coaliciones del modo en que cada grupo las presenta como aceptables, como se ha hecho en estudios que combinan DNA y estrategias narrativas </w:t>
      </w:r>
      <w:r w:rsidDel="00000000" w:rsidR="00000000" w:rsidRPr="00000000">
        <w:rPr>
          <w:rtl w:val="0"/>
        </w:rPr>
        <w:t xml:space="preserve">(Schaub, 2021)</w:t>
      </w:r>
      <w:r w:rsidDel="00000000" w:rsidR="00000000" w:rsidRPr="00000000">
        <w:rPr>
          <w:rtl w:val="0"/>
        </w:rPr>
        <w:t xml:space="preserve">. Para responder Q2, la unidad de análisis del modelo será la declaración con legitimación explícita y la estrategia principal resuelta; esta última será la variable dependiente. Se estimará un modelo logístico multinomial multinivel, cuyos principales predictores serán la coalición discursiva, la filiación partidaria, el tipo de actor y la etapa legislativa. Dado que un mismo actor produce múltiples declaraciones en distintas sesiones y que cada sesión reúne a varios actores, se incorporarán interceptos aleatorios cruzados para actor y sesión </w:t>
      </w:r>
      <w:r w:rsidDel="00000000" w:rsidR="00000000" w:rsidRPr="00000000">
        <w:rPr>
          <w:rtl w:val="0"/>
        </w:rPr>
        <w:t xml:space="preserve">(Tranmer et al., 2014)</w:t>
      </w:r>
      <w:r w:rsidDel="00000000" w:rsidR="00000000" w:rsidRPr="00000000">
        <w:rPr>
          <w:rtl w:val="0"/>
        </w:rPr>
        <w:t xml:space="preserve">. Las declaraciones sin legitimación explícita se describirán por separado y las estrategias secundarias permitirán caracterizar combinaciones justificativas sin duplicar observaciones. Se informarán probabilidades predichas para describir cómo varía el uso de las estrategias entre coaliciones, sin imponer una expectativa direccional previa. El tratamiento de casos irresolubles y los análisis de sensibilidad se detallarán en el material suplementario metodológico.</w:t>
      </w:r>
    </w:p>
    <w:p w:rsidR="00000000" w:rsidDel="00000000" w:rsidP="00000000" w:rsidRDefault="00000000" w:rsidRPr="00000000" w14:paraId="000000DC">
      <w:pPr>
        <w:rPr/>
      </w:pPr>
      <w:r w:rsidDel="00000000" w:rsidR="00000000" w:rsidRPr="00000000">
        <w:rPr>
          <w:rtl w:val="0"/>
        </w:rPr>
        <w:t xml:space="preserve">Finalmente, H3a, H3b y H3c evaluarán dimensiones separadas de la robustez ideacional, la permanencia, la difusión y la adaptación, sin integrarlas en un índice único. La dimensión temporal se incorporará mediante etapas legislativas e hitos sustantivos del proceso de tramitación.</w:t>
      </w:r>
    </w:p>
    <w:p w:rsidR="00000000" w:rsidDel="00000000" w:rsidP="00000000" w:rsidRDefault="00000000" w:rsidRPr="00000000" w14:paraId="000000DD">
      <w:pPr>
        <w:rPr/>
      </w:pPr>
      <w:r w:rsidDel="00000000" w:rsidR="00000000" w:rsidRPr="00000000">
        <w:rPr>
          <w:rtl w:val="0"/>
        </w:rPr>
        <w:t xml:space="preserve">La </w:t>
      </w:r>
      <w:r w:rsidDel="00000000" w:rsidR="00000000" w:rsidRPr="00000000">
        <w:rPr>
          <w:i w:val="1"/>
          <w:iCs w:val="1"/>
          <w:rtl w:val="0"/>
        </w:rPr>
        <w:t xml:space="preserve">permanencia (H3a)</w:t>
      </w:r>
      <w:r w:rsidDel="00000000" w:rsidR="00000000" w:rsidRPr="00000000">
        <w:rPr>
          <w:rtl w:val="0"/>
        </w:rPr>
        <w:t xml:space="preserve"> se aplicará a un núcleo fijado teóricamente antes del análisis principal: capitalización individual, propiedad individual, reciprocidad contributiva, control y sostenibilidad financiera, con sus posiciones favorables a la preservación. Para cada componente se observarán la proporción de actores activos que lo utilizan y el balance entre apoyo y rechazo; su integración relacional se medirá mediante la fuerza de las conexiones entre los componentes del núcleo en cada etapa </w:t>
      </w:r>
      <w:r w:rsidDel="00000000" w:rsidR="00000000" w:rsidRPr="00000000">
        <w:rPr>
          <w:rtl w:val="0"/>
        </w:rPr>
        <w:t xml:space="preserve">(Leifeld, 2017; Leifeld &amp; Haunss, 2012)</w:t>
      </w:r>
      <w:r w:rsidDel="00000000" w:rsidR="00000000" w:rsidRPr="00000000">
        <w:rPr>
          <w:rtl w:val="0"/>
        </w:rPr>
        <w:t xml:space="preserve">. Las conexiones de ese núcleo con solidaridad se analizarán como adaptación en H3c, evitando contarlas también como evidencia independiente de permanencia. Los demás conceptos que resulten empíricamente relevantes se utilizarán para caracterizar el debate y las coaliciones, pero no redefinirán H3a.</w:t>
      </w:r>
    </w:p>
    <w:p w:rsidR="00000000" w:rsidDel="00000000" w:rsidP="00000000" w:rsidRDefault="00000000" w:rsidRPr="00000000" w14:paraId="000000DE">
      <w:pPr>
        <w:rPr/>
      </w:pPr>
      <w:r w:rsidDel="00000000" w:rsidR="00000000" w:rsidRPr="00000000">
        <w:rPr>
          <w:rtl w:val="0"/>
        </w:rPr>
        <w:t xml:space="preserve">La </w:t>
      </w:r>
      <w:r w:rsidDel="00000000" w:rsidR="00000000" w:rsidRPr="00000000">
        <w:rPr>
          <w:i w:val="1"/>
          <w:iCs w:val="1"/>
          <w:rtl w:val="0"/>
        </w:rPr>
        <w:t xml:space="preserve">difusión (H3b) </w:t>
      </w:r>
      <w:r w:rsidDel="00000000" w:rsidR="00000000" w:rsidRPr="00000000">
        <w:rPr>
          <w:rtl w:val="0"/>
        </w:rPr>
        <w:t xml:space="preserve">utilizará el mismo núcleo teórico fijo y las coaliciones identificadas en la primera etapa. Una vez caracterizadas las comunidades respecto de los perfiles teóricos, los actores de la comunidad inicialmente más orientada a la transformación constituirán la cohorte de referencia. Su pertenencia inicial se mantendrá fija sólo para preservar la dirección de la comparación, no como supuesto de inmovilidad. La difusión se observará en la proporción de actores activos de esa cohorte que posteriormente adopten conceptos-postura del núcleo de preservación, en el aumento de la semejanza entre ambos polos y en la diversidad partidaria y organizacional alcanzada por esas ideas </w:t>
      </w:r>
      <w:r w:rsidDel="00000000" w:rsidR="00000000" w:rsidRPr="00000000">
        <w:rPr>
          <w:rtl w:val="0"/>
        </w:rPr>
        <w:t xml:space="preserve">(Leifeld, 2013)</w:t>
      </w:r>
      <w:r w:rsidDel="00000000" w:rsidR="00000000" w:rsidRPr="00000000">
        <w:rPr>
          <w:rtl w:val="0"/>
        </w:rPr>
        <w:t xml:space="preserve">. Las comunidades se volverán a estimar en cada etapa para describir el movimiento de los actores, sin redefinir retrospectivamente la cohorte ni el repertorio. Los conceptos empíricamente distintivos se utilizarán para caracterizar las comunidades, mientras los componentes del núcleo que ya sean compartidos en la primera etapa se interpretarán como alcance transversal previo y no como difusión ocurrida durante la tramitación.</w:t>
      </w:r>
    </w:p>
    <w:p w:rsidR="00000000" w:rsidDel="00000000" w:rsidP="00000000" w:rsidRDefault="00000000" w:rsidRPr="00000000" w14:paraId="000000DF">
      <w:pPr>
        <w:rPr/>
      </w:pPr>
      <w:r w:rsidDel="00000000" w:rsidR="00000000" w:rsidRPr="00000000">
        <w:rPr>
          <w:rtl w:val="0"/>
        </w:rPr>
        <w:t xml:space="preserve">La </w:t>
      </w:r>
      <w:r w:rsidDel="00000000" w:rsidR="00000000" w:rsidRPr="00000000">
        <w:rPr>
          <w:i w:val="1"/>
          <w:iCs w:val="1"/>
          <w:rtl w:val="0"/>
        </w:rPr>
        <w:t xml:space="preserve">adaptación (H3c)</w:t>
      </w:r>
      <w:r w:rsidDel="00000000" w:rsidR="00000000" w:rsidRPr="00000000">
        <w:rPr>
          <w:rtl w:val="0"/>
        </w:rPr>
        <w:t xml:space="preserve"> se medirá preservando el vínculo entre declaraciones unitarias provenientes de una misma intervención. La intervención será la ventana textual en la que se medirán las coocurrencias. Se examinará si aumenta la combinación de solidaridad positiva con restricciones contributivas, focalizadas o financieras, así como el número y la diversidad de conceptos-postura articulados con ella. Este seguimiento de combinaciones permite observar cómo los repertorios de una coalición responden a los cambios en el debate </w:t>
      </w:r>
      <w:r w:rsidDel="00000000" w:rsidR="00000000" w:rsidRPr="00000000">
        <w:rPr>
          <w:rtl w:val="0"/>
        </w:rPr>
        <w:t xml:space="preserve">(Schaub, 2021)</w:t>
      </w:r>
      <w:r w:rsidDel="00000000" w:rsidR="00000000" w:rsidRPr="00000000">
        <w:rPr>
          <w:rtl w:val="0"/>
        </w:rPr>
        <w:t xml:space="preserve">. Los conceptos se mantendrán como unidades independientes. La revisión cualitativa de las declaraciones que sustentan las conexiones más importantes permitirá comprobar que la coocurrencia expresa un condicionamiento sustantivo y no solo proximidad textual. </w:t>
      </w:r>
    </w:p>
    <w:p w:rsidR="00000000" w:rsidDel="00000000" w:rsidP="00000000" w:rsidRDefault="00000000" w:rsidRPr="00000000" w14:paraId="000000E0">
      <w:pPr>
        <w:rPr/>
      </w:pPr>
      <w:r w:rsidDel="00000000" w:rsidR="00000000" w:rsidRPr="00000000">
        <w:rPr>
          <w:rtl w:val="0"/>
        </w:rPr>
        <w:t xml:space="preserve">El desplazamiento de las ideas asociadas a la capitalización, su concentración exclusiva en el polo de preservación o la expansión transversal de argumentos solidarios no condicionados se interpretarán como evidencia contraria a H3a-H3c. La persistencia institucional del sistema se mantendrá como contexto del caso y no se modelará como un resultado atribuible a las ideas.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amqoom88kc3" w:id="17"/>
      <w:bookmarkEnd w:id="17"/>
      <w:r w:rsidDel="00000000" w:rsidR="00000000" w:rsidRPr="00000000">
        <w:rPr>
          <w:rtl w:val="0"/>
        </w:rPr>
        <w:t xml:space="preserve">Referencias</w:t>
      </w:r>
    </w:p>
    <w:p w:rsidR="00000000" w:rsidDel="00000000" w:rsidP="00000000" w:rsidRDefault="00000000" w:rsidRPr="00000000" w14:paraId="000000E6">
      <w:pPr>
        <w:spacing w:after="0" w:before="200" w:line="480" w:lineRule="auto"/>
        <w:ind w:left="720"/>
        <w:rPr/>
      </w:pPr>
      <w:r w:rsidDel="00000000" w:rsidR="00000000" w:rsidRPr="00000000">
        <w:rPr>
          <w:rtl w:val="0"/>
        </w:rPr>
        <w:t xml:space="preserve">Alemparte, B. (2025). Privatizing Social Rights: The Law and Political Economy of Chile’s Pension Transformation. </w:t>
      </w:r>
      <w:r w:rsidDel="00000000" w:rsidR="00000000" w:rsidRPr="00000000">
        <w:rPr>
          <w:i w:val="1"/>
          <w:iCs w:val="1"/>
          <w:rtl w:val="0"/>
        </w:rPr>
        <w:t xml:space="preserve">German Law Journal</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(8), 1468–1496. https://doi.org/10.1017/glj.2026.10178 </w:t>
      </w:r>
    </w:p>
    <w:p w:rsidR="00000000" w:rsidDel="00000000" w:rsidP="00000000" w:rsidRDefault="00000000" w:rsidRPr="00000000" w14:paraId="000000E7">
      <w:pPr>
        <w:spacing w:after="0" w:before="200" w:line="480" w:lineRule="auto"/>
        <w:ind w:left="720"/>
        <w:rPr/>
      </w:pPr>
      <w:r w:rsidDel="00000000" w:rsidR="00000000" w:rsidRPr="00000000">
        <w:rPr>
          <w:rtl w:val="0"/>
        </w:rPr>
        <w:t xml:space="preserve">Anderson, K. (2018). How Have Narratives, Beliefs and Practices Shaped Pension Reform in Sweden? En R. A. W. Rhodes (Ed.), </w:t>
      </w:r>
      <w:r w:rsidDel="00000000" w:rsidR="00000000" w:rsidRPr="00000000">
        <w:rPr>
          <w:i w:val="1"/>
          <w:iCs w:val="1"/>
          <w:rtl w:val="0"/>
        </w:rPr>
        <w:t xml:space="preserve">Narrative Policy Analysis: Cases in Decentred Policy</w:t>
      </w:r>
      <w:r w:rsidDel="00000000" w:rsidR="00000000" w:rsidRPr="00000000">
        <w:rPr>
          <w:rtl w:val="0"/>
        </w:rPr>
        <w:t xml:space="preserve"> (pp. 141–163). Springer International Publishing. https://doi.org/10.1007/978-3-319-76635-5_7 </w:t>
      </w:r>
    </w:p>
    <w:p w:rsidR="00000000" w:rsidDel="00000000" w:rsidP="00000000" w:rsidRDefault="00000000" w:rsidRPr="00000000" w14:paraId="000000E8">
      <w:pPr>
        <w:spacing w:after="0" w:before="200" w:line="480" w:lineRule="auto"/>
        <w:ind w:left="720"/>
        <w:rPr/>
      </w:pPr>
      <w:r w:rsidDel="00000000" w:rsidR="00000000" w:rsidRPr="00000000">
        <w:rPr>
          <w:rtl w:val="0"/>
        </w:rPr>
        <w:t xml:space="preserve">Angst, M., Müller, N. N., &amp; Walker, V. (2025). Automated extraction of discourse networks from large volumes of media data. </w:t>
      </w:r>
      <w:r w:rsidDel="00000000" w:rsidR="00000000" w:rsidRPr="00000000">
        <w:rPr>
          <w:i w:val="1"/>
          <w:iCs w:val="1"/>
          <w:rtl w:val="0"/>
        </w:rPr>
        <w:t xml:space="preserve">Network Science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e4. https://doi.org/10.1017/nws.2025.4 </w:t>
      </w:r>
    </w:p>
    <w:p w:rsidR="00000000" w:rsidDel="00000000" w:rsidP="00000000" w:rsidRDefault="00000000" w:rsidRPr="00000000" w14:paraId="000000E9">
      <w:pPr>
        <w:spacing w:after="0" w:before="200" w:line="480" w:lineRule="auto"/>
        <w:ind w:left="720"/>
        <w:rPr/>
      </w:pPr>
      <w:r w:rsidDel="00000000" w:rsidR="00000000" w:rsidRPr="00000000">
        <w:rPr>
          <w:rtl w:val="0"/>
        </w:rPr>
        <w:t xml:space="preserve">Ashwin, J., Chhabra, A., &amp; Rao, V. (2025). Using Large Language Models for Qualitative Analysis can Introduce Serious Bias. </w:t>
      </w:r>
      <w:r w:rsidDel="00000000" w:rsidR="00000000" w:rsidRPr="00000000">
        <w:rPr>
          <w:i w:val="1"/>
          <w:iCs w:val="1"/>
          <w:rtl w:val="0"/>
        </w:rPr>
        <w:t xml:space="preserve">Sociological Methods &amp; Research</w:t>
      </w:r>
      <w:r w:rsidDel="00000000" w:rsidR="00000000" w:rsidRPr="00000000">
        <w:rPr>
          <w:rtl w:val="0"/>
        </w:rPr>
        <w:t xml:space="preserve">, 00491241251338246. https://doi.org/10.1177/00491241251338246 </w:t>
      </w:r>
    </w:p>
    <w:p w:rsidR="00000000" w:rsidDel="00000000" w:rsidP="00000000" w:rsidRDefault="00000000" w:rsidRPr="00000000" w14:paraId="000000EA">
      <w:pPr>
        <w:spacing w:after="0" w:before="200" w:line="480" w:lineRule="auto"/>
        <w:ind w:left="720"/>
        <w:rPr/>
      </w:pPr>
      <w:r w:rsidDel="00000000" w:rsidR="00000000" w:rsidRPr="00000000">
        <w:rPr>
          <w:rtl w:val="0"/>
        </w:rPr>
        <w:t xml:space="preserve">Barozet, E. (2025). Las fluctuaciones de los modelos de justicia social de la izquierda chilena, entre las demandas de garantía de derechos y el ejercicio del poder (1990-2025). </w:t>
      </w:r>
      <w:r w:rsidDel="00000000" w:rsidR="00000000" w:rsidRPr="00000000">
        <w:rPr>
          <w:i w:val="1"/>
          <w:iCs w:val="1"/>
          <w:rtl w:val="0"/>
        </w:rPr>
        <w:t xml:space="preserve">Cahiers des Amériques latines</w:t>
      </w:r>
      <w:r w:rsidDel="00000000" w:rsidR="00000000" w:rsidRPr="00000000">
        <w:rPr>
          <w:rtl w:val="0"/>
        </w:rPr>
        <w:t xml:space="preserve">, (107). https://doi.org/10.4000/15qy7 </w:t>
      </w:r>
    </w:p>
    <w:p w:rsidR="00000000" w:rsidDel="00000000" w:rsidP="00000000" w:rsidRDefault="00000000" w:rsidRPr="00000000" w14:paraId="000000EB">
      <w:pPr>
        <w:spacing w:after="0" w:before="200" w:line="480" w:lineRule="auto"/>
        <w:ind w:left="720"/>
        <w:rPr/>
      </w:pPr>
      <w:r w:rsidDel="00000000" w:rsidR="00000000" w:rsidRPr="00000000">
        <w:rPr>
          <w:rtl w:val="0"/>
        </w:rPr>
        <w:t xml:space="preserve">Béland, D. (2005). Ideas and Social Policy: An Institutionalist Perspective.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(1), 1–18. https://doi.org/10.1111/j.1467-9515.2005.00421.x </w:t>
      </w:r>
    </w:p>
    <w:p w:rsidR="00000000" w:rsidDel="00000000" w:rsidP="00000000" w:rsidRDefault="00000000" w:rsidRPr="00000000" w14:paraId="000000EC">
      <w:pPr>
        <w:spacing w:after="0" w:before="200" w:line="480" w:lineRule="auto"/>
        <w:ind w:left="720"/>
        <w:rPr/>
      </w:pPr>
      <w:r w:rsidDel="00000000" w:rsidR="00000000" w:rsidRPr="00000000">
        <w:rPr>
          <w:rtl w:val="0"/>
        </w:rPr>
        <w:t xml:space="preserve">Béland, D. (2019). Narrative stories, institutional rules, and the politics of pension policy in Canada and the United States.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356–372. https://doi.org/10.1080/14494035.2019.1644071 </w:t>
      </w:r>
    </w:p>
    <w:p w:rsidR="00000000" w:rsidDel="00000000" w:rsidP="00000000" w:rsidRDefault="00000000" w:rsidRPr="00000000" w14:paraId="000000ED">
      <w:pPr>
        <w:spacing w:after="0" w:before="200" w:line="480" w:lineRule="auto"/>
        <w:ind w:left="720"/>
        <w:rPr/>
      </w:pPr>
      <w:r w:rsidDel="00000000" w:rsidR="00000000" w:rsidRPr="00000000">
        <w:rPr>
          <w:rtl w:val="0"/>
        </w:rPr>
        <w:t xml:space="preserve">Béland, D., &amp; Cox, R. H. (2016). Ideas as coalition magnets: Coalition building, policy entrepreneurs, and power relations.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(3), 428–445. https://doi.org/10.1080/13501763.2015.1115533 </w:t>
      </w:r>
    </w:p>
    <w:p w:rsidR="00000000" w:rsidDel="00000000" w:rsidP="00000000" w:rsidRDefault="00000000" w:rsidRPr="00000000" w14:paraId="000000EE">
      <w:pPr>
        <w:spacing w:after="0" w:before="200" w:line="480" w:lineRule="auto"/>
        <w:ind w:left="720"/>
        <w:rPr/>
      </w:pPr>
      <w:r w:rsidDel="00000000" w:rsidR="00000000" w:rsidRPr="00000000">
        <w:rPr>
          <w:rtl w:val="0"/>
        </w:rPr>
        <w:t xml:space="preserve">Béland, D., &amp; Mandelkern, R. (2024). Ideas as explanations in social policy analysis. En </w:t>
      </w:r>
      <w:r w:rsidDel="00000000" w:rsidR="00000000" w:rsidRPr="00000000">
        <w:rPr>
          <w:i w:val="1"/>
          <w:iCs w:val="1"/>
          <w:rtl w:val="0"/>
        </w:rPr>
        <w:t xml:space="preserve">Handbook on the Political Economy of Social Policy</w:t>
      </w:r>
      <w:r w:rsidDel="00000000" w:rsidR="00000000" w:rsidRPr="00000000">
        <w:rPr>
          <w:rtl w:val="0"/>
        </w:rPr>
        <w:t xml:space="preserve"> (pp. 39–50). Edward Elgar Publishing. https://www.elgaronline.com/edcollchap/book/9781035306497/book-part-9781035306497-9.xml </w:t>
      </w:r>
    </w:p>
    <w:p w:rsidR="00000000" w:rsidDel="00000000" w:rsidP="00000000" w:rsidRDefault="00000000" w:rsidRPr="00000000" w14:paraId="000000EF">
      <w:pPr>
        <w:spacing w:after="0" w:before="200" w:line="480" w:lineRule="auto"/>
        <w:ind w:left="720"/>
        <w:rPr/>
      </w:pPr>
      <w:r w:rsidDel="00000000" w:rsidR="00000000" w:rsidRPr="00000000">
        <w:rPr>
          <w:rtl w:val="0"/>
        </w:rPr>
        <w:t xml:space="preserve">Benavides, P., &amp; Valdés, R. (2018). Pensiones en Chile: Antecedentes y contornos para una reforma urgente. </w:t>
      </w:r>
      <w:r w:rsidDel="00000000" w:rsidR="00000000" w:rsidRPr="00000000">
        <w:rPr>
          <w:i w:val="1"/>
          <w:iCs w:val="1"/>
          <w:rtl w:val="0"/>
        </w:rPr>
        <w:t xml:space="preserve">Centro de Políticas Públicas UC</w:t>
      </w:r>
      <w:r w:rsidDel="00000000" w:rsidR="00000000" w:rsidRPr="00000000">
        <w:rPr>
          <w:rtl w:val="0"/>
        </w:rPr>
        <w:t xml:space="preserve">, (N° 107). </w:t>
      </w:r>
    </w:p>
    <w:p w:rsidR="00000000" w:rsidDel="00000000" w:rsidP="00000000" w:rsidRDefault="00000000" w:rsidRPr="00000000" w14:paraId="000000F0">
      <w:pPr>
        <w:spacing w:after="0" w:before="200" w:line="480" w:lineRule="auto"/>
        <w:ind w:left="720"/>
        <w:rPr/>
      </w:pPr>
      <w:r w:rsidDel="00000000" w:rsidR="00000000" w:rsidRPr="00000000">
        <w:rPr>
          <w:rtl w:val="0"/>
        </w:rPr>
        <w:t xml:space="preserve">Blum, S. (2019). Reform narratives and argumentative coupling in German pension policy: Constructing the ‘deserving retiree’.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389–407. https://doi.org/10.1080/14494035.2019.1655130 </w:t>
      </w:r>
    </w:p>
    <w:p w:rsidR="00000000" w:rsidDel="00000000" w:rsidP="00000000" w:rsidRDefault="00000000" w:rsidRPr="00000000" w14:paraId="000000F1">
      <w:pPr>
        <w:spacing w:after="0" w:before="200" w:line="480" w:lineRule="auto"/>
        <w:ind w:left="720"/>
        <w:rPr/>
      </w:pPr>
      <w:r w:rsidDel="00000000" w:rsidR="00000000" w:rsidRPr="00000000">
        <w:rPr>
          <w:rtl w:val="0"/>
        </w:rPr>
        <w:t xml:space="preserve">Borzutzky, S. (2005). From Chicago to Santiago: Neoliberalism and Social Security Privatization in Chile. </w:t>
      </w:r>
      <w:r w:rsidDel="00000000" w:rsidR="00000000" w:rsidRPr="00000000">
        <w:rPr>
          <w:i w:val="1"/>
          <w:iCs w:val="1"/>
          <w:rtl w:val="0"/>
        </w:rPr>
        <w:t xml:space="preserve">Governance</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655–674. https://doi.org/10.1111/j.1468-0491.2005.00296.x </w:t>
      </w:r>
    </w:p>
    <w:p w:rsidR="00000000" w:rsidDel="00000000" w:rsidP="00000000" w:rsidRDefault="00000000" w:rsidRPr="00000000" w14:paraId="000000F2">
      <w:pPr>
        <w:spacing w:after="0" w:before="200" w:line="480" w:lineRule="auto"/>
        <w:ind w:left="720"/>
        <w:rPr/>
      </w:pPr>
      <w:r w:rsidDel="00000000" w:rsidR="00000000" w:rsidRPr="00000000">
        <w:rPr>
          <w:rtl w:val="0"/>
        </w:rPr>
        <w:t xml:space="preserve">Borzutzky, S. (2019). You Win Some, You Lose Some: Pension Reform in Bachelet’s First and Second Administrations. </w:t>
      </w:r>
      <w:r w:rsidDel="00000000" w:rsidR="00000000" w:rsidRPr="00000000">
        <w:rPr>
          <w:i w:val="1"/>
          <w:iCs w:val="1"/>
          <w:rtl w:val="0"/>
        </w:rPr>
        <w:t xml:space="preserve">Journal of Politics in Latin America</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204–230. https://doi.org/10.1177/1866802X19861491 </w:t>
      </w:r>
    </w:p>
    <w:p w:rsidR="00000000" w:rsidDel="00000000" w:rsidP="00000000" w:rsidRDefault="00000000" w:rsidRPr="00000000" w14:paraId="000000F3">
      <w:pPr>
        <w:spacing w:after="0" w:before="200" w:line="480" w:lineRule="auto"/>
        <w:ind w:left="720"/>
        <w:rPr/>
      </w:pPr>
      <w:r w:rsidDel="00000000" w:rsidR="00000000" w:rsidRPr="00000000">
        <w:rPr>
          <w:rtl w:val="0"/>
        </w:rPr>
        <w:t xml:space="preserve">Bosley, M. (2025). Towards Qualitative Measurement at Scale: A Prompt-Engineering Framework for Large-Scale Analysis of Deliberative Quality in Parliamentary Debates. </w:t>
      </w:r>
      <w:r w:rsidDel="00000000" w:rsidR="00000000" w:rsidRPr="00000000">
        <w:rPr>
          <w:i w:val="1"/>
          <w:iCs w:val="1"/>
          <w:rtl w:val="0"/>
        </w:rPr>
        <w:t xml:space="preserve">Journal of Political Institutions and Political Economy</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(3–4), 355–383. https://doi.org/10.1561/113.00000128 </w:t>
      </w:r>
    </w:p>
    <w:p w:rsidR="00000000" w:rsidDel="00000000" w:rsidP="00000000" w:rsidRDefault="00000000" w:rsidRPr="00000000" w14:paraId="000000F4">
      <w:pPr>
        <w:spacing w:after="0" w:before="200" w:line="480" w:lineRule="auto"/>
        <w:ind w:left="720"/>
        <w:rPr/>
      </w:pPr>
      <w:r w:rsidDel="00000000" w:rsidR="00000000" w:rsidRPr="00000000">
        <w:rPr>
          <w:rtl w:val="0"/>
        </w:rPr>
        <w:t xml:space="preserve">Bril-Mascarenhas, T., &amp; Maillet, A. (2019). How to Build and Wield Business Power: The Political Economy of Pension Regulation in Chile, 1990–2018. </w:t>
      </w:r>
      <w:r w:rsidDel="00000000" w:rsidR="00000000" w:rsidRPr="00000000">
        <w:rPr>
          <w:i w:val="1"/>
          <w:iCs w:val="1"/>
          <w:rtl w:val="0"/>
        </w:rPr>
        <w:t xml:space="preserve">Latin American Politics and Society</w:t>
      </w:r>
      <w:r w:rsidDel="00000000" w:rsidR="00000000" w:rsidRPr="00000000">
        <w:rPr>
          <w:rtl w:val="0"/>
        </w:rPr>
        <w:t xml:space="preserve">, </w:t>
      </w:r>
      <w:r w:rsidDel="00000000" w:rsidR="00000000" w:rsidRPr="00000000">
        <w:rPr>
          <w:i w:val="1"/>
          <w:iCs w:val="1"/>
          <w:rtl w:val="0"/>
        </w:rPr>
        <w:t xml:space="preserve">61</w:t>
      </w:r>
      <w:r w:rsidDel="00000000" w:rsidR="00000000" w:rsidRPr="00000000">
        <w:rPr>
          <w:rtl w:val="0"/>
        </w:rPr>
        <w:t xml:space="preserve">(1), 101–125. https://doi.org/10.1017/lap.2018.61 </w:t>
      </w:r>
    </w:p>
    <w:p w:rsidR="00000000" w:rsidDel="00000000" w:rsidP="00000000" w:rsidRDefault="00000000" w:rsidRPr="00000000" w14:paraId="000000F5">
      <w:pPr>
        <w:spacing w:after="0" w:before="200" w:line="480" w:lineRule="auto"/>
        <w:ind w:left="720"/>
        <w:rPr/>
      </w:pPr>
      <w:r w:rsidDel="00000000" w:rsidR="00000000" w:rsidRPr="00000000">
        <w:rPr>
          <w:rtl w:val="0"/>
        </w:rPr>
        <w:t xml:space="preserve">Campos-Rojas, C., &amp; González-Arias, C. (2022). Apelando a la emoción: El sistema de pensiones en el discurso de expertos económicos en la prensa chilena. </w:t>
      </w:r>
      <w:r w:rsidDel="00000000" w:rsidR="00000000" w:rsidRPr="00000000">
        <w:rPr>
          <w:i w:val="1"/>
          <w:iCs w:val="1"/>
          <w:rtl w:val="0"/>
        </w:rPr>
        <w:t xml:space="preserve">Íkala, Revista de Lenguaje y Cultura</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(2), 357–374. https://doi.org/10.17533/udea.ikala.v27n2a04 </w:t>
      </w:r>
    </w:p>
    <w:p w:rsidR="00000000" w:rsidDel="00000000" w:rsidP="00000000" w:rsidRDefault="00000000" w:rsidRPr="00000000" w14:paraId="000000F6">
      <w:pPr>
        <w:spacing w:after="0" w:before="200" w:line="480" w:lineRule="auto"/>
        <w:ind w:left="720"/>
        <w:rPr/>
      </w:pPr>
      <w:r w:rsidDel="00000000" w:rsidR="00000000" w:rsidRPr="00000000">
        <w:rPr>
          <w:rtl w:val="0"/>
        </w:rPr>
        <w:t xml:space="preserve">Castiglioni, R. (2018). Determinants of Policy Change in Latin America: A Comparison of Social Security Reform in Chile and Uruguay (1973–2000). </w:t>
      </w:r>
      <w:r w:rsidDel="00000000" w:rsidR="00000000" w:rsidRPr="00000000">
        <w:rPr>
          <w:i w:val="1"/>
          <w:iCs w:val="1"/>
          <w:rtl w:val="0"/>
        </w:rPr>
        <w:t xml:space="preserve">Journal of Comparative Policy Analysis: Research and Practice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(2), 176–192. https://doi.org/10.1080/13876988.2016.1227526 </w:t>
      </w:r>
    </w:p>
    <w:p w:rsidR="00000000" w:rsidDel="00000000" w:rsidP="00000000" w:rsidRDefault="00000000" w:rsidRPr="00000000" w14:paraId="000000F7">
      <w:pPr>
        <w:spacing w:after="0" w:before="200" w:line="480" w:lineRule="auto"/>
        <w:ind w:left="720"/>
        <w:rPr/>
      </w:pPr>
      <w:r w:rsidDel="00000000" w:rsidR="00000000" w:rsidRPr="00000000">
        <w:rPr>
          <w:rtl w:val="0"/>
        </w:rPr>
        <w:t xml:space="preserve">Castillo, J. C., Canales-Sellés, R., Laffert, A., &amp; Urzúa, T. (2026). Justification trajectories for pension inequality in Chile (2016–2023): The role of social class and beliefs in meritocracy.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https://doi.org/10.3389/fsoc.2026.1771856 </w:t>
      </w:r>
    </w:p>
    <w:p w:rsidR="00000000" w:rsidDel="00000000" w:rsidP="00000000" w:rsidRDefault="00000000" w:rsidRPr="00000000" w14:paraId="000000F8">
      <w:pPr>
        <w:spacing w:after="0" w:before="200" w:line="480" w:lineRule="auto"/>
        <w:ind w:left="720"/>
        <w:rPr/>
      </w:pPr>
      <w:r w:rsidDel="00000000" w:rsidR="00000000" w:rsidRPr="00000000">
        <w:rPr>
          <w:rtl w:val="0"/>
        </w:rPr>
        <w:t xml:space="preserve">Castillo, J. C., Laffert, A., Carrasco, K., &amp; Iturra-Sanhueza, J. (2025). Perceptions of inequality and meritocracy: Their interplay in shaping preferences for market justice in Chile (2016–2023).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https://doi.org/10.3389/fsoc.2025.1634219 </w:t>
      </w:r>
    </w:p>
    <w:p w:rsidR="00000000" w:rsidDel="00000000" w:rsidP="00000000" w:rsidRDefault="00000000" w:rsidRPr="00000000" w14:paraId="000000F9">
      <w:pPr>
        <w:spacing w:after="0" w:before="200" w:line="480" w:lineRule="auto"/>
        <w:ind w:left="720"/>
        <w:rPr/>
      </w:pPr>
      <w:r w:rsidDel="00000000" w:rsidR="00000000" w:rsidRPr="00000000">
        <w:rPr>
          <w:rtl w:val="0"/>
        </w:rPr>
        <w:t xml:space="preserve">Castillo, J. C., Olivos, F., &amp; Azar, A. (2019). Deserving a Just Pension: A Factorial Survey Approach. </w:t>
      </w:r>
      <w:r w:rsidDel="00000000" w:rsidR="00000000" w:rsidRPr="00000000">
        <w:rPr>
          <w:i w:val="1"/>
          <w:iCs w:val="1"/>
          <w:rtl w:val="0"/>
        </w:rPr>
        <w:t xml:space="preserve">Social Science Quarterly</w:t>
      </w:r>
      <w:r w:rsidDel="00000000" w:rsidR="00000000" w:rsidRPr="00000000">
        <w:rPr>
          <w:rtl w:val="0"/>
        </w:rPr>
        <w:t xml:space="preserve">, </w:t>
      </w:r>
      <w:r w:rsidDel="00000000" w:rsidR="00000000" w:rsidRPr="00000000">
        <w:rPr>
          <w:i w:val="1"/>
          <w:iCs w:val="1"/>
          <w:rtl w:val="0"/>
        </w:rPr>
        <w:t xml:space="preserve">100</w:t>
      </w:r>
      <w:r w:rsidDel="00000000" w:rsidR="00000000" w:rsidRPr="00000000">
        <w:rPr>
          <w:rtl w:val="0"/>
        </w:rPr>
        <w:t xml:space="preserve">(1), 359–378. https://doi.org/10.1111/ssqu.12539 </w:t>
      </w:r>
    </w:p>
    <w:p w:rsidR="00000000" w:rsidDel="00000000" w:rsidP="00000000" w:rsidRDefault="00000000" w:rsidRPr="00000000" w14:paraId="000000FA">
      <w:pPr>
        <w:spacing w:after="0" w:before="200" w:line="480" w:lineRule="auto"/>
        <w:ind w:left="720"/>
        <w:rPr/>
      </w:pPr>
      <w:r w:rsidDel="00000000" w:rsidR="00000000" w:rsidRPr="00000000">
        <w:rPr>
          <w:rtl w:val="0"/>
        </w:rPr>
        <w:t xml:space="preserve">Costa, T., &amp; Wiggan, J. (2024). The Bolsonaro Government’s 2019 pension reform in Brazil: A policy discourse analysis.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620–638. https://doi.org/10.1080/19460171.2023.2289065 </w:t>
      </w:r>
    </w:p>
    <w:p w:rsidR="00000000" w:rsidDel="00000000" w:rsidP="00000000" w:rsidRDefault="00000000" w:rsidRPr="00000000" w14:paraId="000000FB">
      <w:pPr>
        <w:spacing w:after="0" w:before="200" w:line="480" w:lineRule="auto"/>
        <w:ind w:left="720"/>
        <w:rPr/>
      </w:pPr>
      <w:r w:rsidDel="00000000" w:rsidR="00000000" w:rsidRPr="00000000">
        <w:rPr>
          <w:rtl w:val="0"/>
        </w:rPr>
        <w:t xml:space="preserve">Crupi, G., Tufano, R., Velasco, A., Mastropaolo, A., Poshyvanyk, D., &amp; Bavota, G. (2025). On the Effectiveness of LLM-as-a-Judge for Code Generation and Summarization. </w:t>
      </w:r>
      <w:r w:rsidDel="00000000" w:rsidR="00000000" w:rsidRPr="00000000">
        <w:rPr>
          <w:i w:val="1"/>
          <w:iCs w:val="1"/>
          <w:rtl w:val="0"/>
        </w:rPr>
        <w:t xml:space="preserve">IEEE Transactions on Software Engineering</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(8), 2329–2345. https://doi.org/10.1109/TSE.2025.3586082 </w:t>
      </w:r>
    </w:p>
    <w:p w:rsidR="00000000" w:rsidDel="00000000" w:rsidP="00000000" w:rsidRDefault="00000000" w:rsidRPr="00000000" w14:paraId="000000FC">
      <w:pPr>
        <w:spacing w:after="0" w:before="200" w:line="480" w:lineRule="auto"/>
        <w:ind w:left="720"/>
        <w:rPr/>
      </w:pPr>
      <w:r w:rsidDel="00000000" w:rsidR="00000000" w:rsidRPr="00000000">
        <w:rPr>
          <w:rtl w:val="0"/>
        </w:rPr>
        <w:t xml:space="preserve">Deeming, C. (2018). The Politics of (Fractured) Solidarity: A Cross-National Analysis of the Class Bases of the Welfare State.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(5), 1106–1125. https://doi.org/10.1111/spol.12323 </w:t>
      </w:r>
    </w:p>
    <w:p w:rsidR="00000000" w:rsidDel="00000000" w:rsidP="00000000" w:rsidRDefault="00000000" w:rsidRPr="00000000" w14:paraId="000000FD">
      <w:pPr>
        <w:spacing w:after="0" w:before="200" w:line="480" w:lineRule="auto"/>
        <w:ind w:left="720"/>
        <w:rPr/>
      </w:pPr>
      <w:r w:rsidDel="00000000" w:rsidR="00000000" w:rsidRPr="00000000">
        <w:rPr>
          <w:rtl w:val="0"/>
        </w:rPr>
        <w:t xml:space="preserve">Domínguez, D. V. (2017). </w:t>
      </w:r>
      <w:r w:rsidDel="00000000" w:rsidR="00000000" w:rsidRPr="00000000">
        <w:rPr>
          <w:i w:val="1"/>
          <w:iCs w:val="1"/>
          <w:rtl w:val="0"/>
        </w:rPr>
        <w:t xml:space="preserve">Sistema de Pensiones: Opiniones y Demandas Ciudadanas</w:t>
      </w:r>
      <w:r w:rsidDel="00000000" w:rsidR="00000000" w:rsidRPr="00000000">
        <w:rPr>
          <w:rtl w:val="0"/>
        </w:rPr>
        <w:t xml:space="preserve">. Espacio Público. https://espaciopublico.cl/wp-content/uploads/2021/05/Doc-Ref-N%C2%B036-Pensiones-v2.pdf </w:t>
      </w:r>
    </w:p>
    <w:p w:rsidR="00000000" w:rsidDel="00000000" w:rsidP="00000000" w:rsidRDefault="00000000" w:rsidRPr="00000000" w14:paraId="000000FE">
      <w:pPr>
        <w:spacing w:after="0" w:before="200" w:line="480" w:lineRule="auto"/>
        <w:ind w:left="720"/>
        <w:rPr/>
      </w:pPr>
      <w:r w:rsidDel="00000000" w:rsidR="00000000" w:rsidRPr="00000000">
        <w:rPr>
          <w:rtl w:val="0"/>
        </w:rPr>
        <w:t xml:space="preserve">Dunivin, Z. O. (2025). Scaling hermeneutics: A guide to qualitative coding with LLMs for reflexive content analysis. </w:t>
      </w:r>
      <w:r w:rsidDel="00000000" w:rsidR="00000000" w:rsidRPr="00000000">
        <w:rPr>
          <w:i w:val="1"/>
          <w:iCs w:val="1"/>
          <w:rtl w:val="0"/>
        </w:rPr>
        <w:t xml:space="preserve">EPJ Data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28. https://doi.org/10.1140/epjds/s13688-025-00548-8 </w:t>
      </w:r>
    </w:p>
    <w:p w:rsidR="00000000" w:rsidDel="00000000" w:rsidP="00000000" w:rsidRDefault="00000000" w:rsidRPr="00000000" w14:paraId="000000FF">
      <w:pPr>
        <w:spacing w:after="0" w:before="200" w:line="480" w:lineRule="auto"/>
        <w:ind w:left="720"/>
        <w:rPr/>
      </w:pPr>
      <w:r w:rsidDel="00000000" w:rsidR="00000000" w:rsidRPr="00000000">
        <w:rPr>
          <w:rtl w:val="0"/>
        </w:rPr>
        <w:t xml:space="preserve">Ebbinghaus, B., &amp; Naumann, E. (2020). The Legitimacy of Public Pensions in an Ageing Europe: Changes in Subjective Evaluations and Policy Preferences, 2008–2016. En </w:t>
      </w:r>
      <w:r w:rsidDel="00000000" w:rsidR="00000000" w:rsidRPr="00000000">
        <w:rPr>
          <w:i w:val="1"/>
          <w:iCs w:val="1"/>
          <w:rtl w:val="0"/>
        </w:rPr>
        <w:t xml:space="preserve">Welfare State Legitimacy in Times of Crisis and Austerity</w:t>
      </w:r>
      <w:r w:rsidDel="00000000" w:rsidR="00000000" w:rsidRPr="00000000">
        <w:rPr>
          <w:rtl w:val="0"/>
        </w:rPr>
        <w:t xml:space="preserve"> (pp. 159–176). Edward Elgar Publishing. https://www.elgaronline.com/edcollchap/edcoll/9781788976299/9781788976299.00020.xml </w:t>
      </w:r>
    </w:p>
    <w:p w:rsidR="00000000" w:rsidDel="00000000" w:rsidP="00000000" w:rsidRDefault="00000000" w:rsidRPr="00000000" w14:paraId="00000100">
      <w:pPr>
        <w:spacing w:after="0" w:before="200" w:line="480" w:lineRule="auto"/>
        <w:ind w:left="720"/>
        <w:rPr/>
      </w:pPr>
      <w:r w:rsidDel="00000000" w:rsidR="00000000" w:rsidRPr="00000000">
        <w:rPr>
          <w:rtl w:val="0"/>
        </w:rPr>
        <w:t xml:space="preserve">Ebbinghaus, B., &amp; Wiß, T. (2024). The political economy of pension policy. En </w:t>
      </w:r>
      <w:r w:rsidDel="00000000" w:rsidR="00000000" w:rsidRPr="00000000">
        <w:rPr>
          <w:i w:val="1"/>
          <w:iCs w:val="1"/>
          <w:rtl w:val="0"/>
        </w:rPr>
        <w:t xml:space="preserve">Handbook on the Political Economy of Social Policy</w:t>
      </w:r>
      <w:r w:rsidDel="00000000" w:rsidR="00000000" w:rsidRPr="00000000">
        <w:rPr>
          <w:rtl w:val="0"/>
        </w:rPr>
        <w:t xml:space="preserve"> (pp. 190–202). Edward Elgar Publishing. https://www.elgaronline.com/edcollchap/book/9781035306497/book-part-9781035306497-23.xml </w:t>
      </w:r>
    </w:p>
    <w:p w:rsidR="00000000" w:rsidDel="00000000" w:rsidP="00000000" w:rsidRDefault="00000000" w:rsidRPr="00000000" w14:paraId="00000101">
      <w:pPr>
        <w:spacing w:after="0" w:before="200" w:line="480" w:lineRule="auto"/>
        <w:ind w:left="720"/>
        <w:rPr/>
      </w:pPr>
      <w:r w:rsidDel="00000000" w:rsidR="00000000" w:rsidRPr="00000000">
        <w:rPr>
          <w:rtl w:val="0"/>
        </w:rPr>
        <w:t xml:space="preserve">Esping-Andersen, G. (1990). </w:t>
      </w:r>
      <w:r w:rsidDel="00000000" w:rsidR="00000000" w:rsidRPr="00000000">
        <w:rPr>
          <w:i w:val="1"/>
          <w:iCs w:val="1"/>
          <w:rtl w:val="0"/>
        </w:rPr>
        <w:t xml:space="preserve">The Three Worlds of Welfare Capitalism</w:t>
      </w:r>
      <w:r w:rsidDel="00000000" w:rsidR="00000000" w:rsidRPr="00000000">
        <w:rPr>
          <w:rtl w:val="0"/>
        </w:rPr>
        <w:t xml:space="preserve">. Princeton University Press. </w:t>
      </w:r>
    </w:p>
    <w:p w:rsidR="00000000" w:rsidDel="00000000" w:rsidP="00000000" w:rsidRDefault="00000000" w:rsidRPr="00000000" w14:paraId="00000102">
      <w:pPr>
        <w:spacing w:after="0" w:before="200" w:line="480" w:lineRule="auto"/>
        <w:ind w:left="720"/>
        <w:rPr/>
      </w:pPr>
      <w:r w:rsidDel="00000000" w:rsidR="00000000" w:rsidRPr="00000000">
        <w:rPr>
          <w:rtl w:val="0"/>
        </w:rPr>
        <w:t xml:space="preserve">Ferre, J. C. (2023). Welfare regimes in twenty-first-century Latin America. </w:t>
      </w:r>
      <w:r w:rsidDel="00000000" w:rsidR="00000000" w:rsidRPr="00000000">
        <w:rPr>
          <w:i w:val="1"/>
          <w:iCs w:val="1"/>
          <w:rtl w:val="0"/>
        </w:rPr>
        <w:t xml:space="preserve">Journal of International and Comparative Social Policy</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(2), 101–127. https://doi.org/10.1017/ics.2023.16 </w:t>
      </w:r>
    </w:p>
    <w:p w:rsidR="00000000" w:rsidDel="00000000" w:rsidP="00000000" w:rsidRDefault="00000000" w:rsidRPr="00000000" w14:paraId="00000103">
      <w:pPr>
        <w:spacing w:after="0" w:before="200" w:line="480" w:lineRule="auto"/>
        <w:ind w:left="720"/>
        <w:rPr/>
      </w:pPr>
      <w:r w:rsidDel="00000000" w:rsidR="00000000" w:rsidRPr="00000000">
        <w:rPr>
          <w:rtl w:val="0"/>
        </w:rPr>
        <w:t xml:space="preserve">Fourcade, M., &amp; Healy, K. (2007). Moral Views of Market Society. </w:t>
      </w:r>
      <w:r w:rsidDel="00000000" w:rsidR="00000000" w:rsidRPr="00000000">
        <w:rPr>
          <w:i w:val="1"/>
          <w:iCs w:val="1"/>
          <w:rtl w:val="0"/>
        </w:rPr>
        <w:t xml:space="preserve">Annual Review of Sociology</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(Volume 33, 2007), 285–311. https://doi.org/10.1146/annurev.soc.33.040406.131642 </w:t>
      </w:r>
    </w:p>
    <w:p w:rsidR="00000000" w:rsidDel="00000000" w:rsidP="00000000" w:rsidRDefault="00000000" w:rsidRPr="00000000" w14:paraId="00000104">
      <w:pPr>
        <w:spacing w:after="0" w:before="200" w:line="480" w:lineRule="auto"/>
        <w:ind w:left="720"/>
        <w:rPr/>
      </w:pPr>
      <w:r w:rsidDel="00000000" w:rsidR="00000000" w:rsidRPr="00000000">
        <w:rPr>
          <w:rtl w:val="0"/>
        </w:rPr>
        <w:t xml:space="preserve">Freeman, L. C. (1977). A Set of Measures of Centrality Based on Betweenness. </w:t>
      </w:r>
      <w:r w:rsidDel="00000000" w:rsidR="00000000" w:rsidRPr="00000000">
        <w:rPr>
          <w:i w:val="1"/>
          <w:iCs w:val="1"/>
          <w:rtl w:val="0"/>
        </w:rPr>
        <w:t xml:space="preserve">Sociometry</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(1), 35–41. https://doi.org/10.2307/3033543 </w:t>
      </w:r>
    </w:p>
    <w:p w:rsidR="00000000" w:rsidDel="00000000" w:rsidP="00000000" w:rsidRDefault="00000000" w:rsidRPr="00000000" w14:paraId="00000105">
      <w:pPr>
        <w:spacing w:after="0" w:before="200" w:line="480" w:lineRule="auto"/>
        <w:ind w:left="720"/>
        <w:rPr/>
      </w:pPr>
      <w:r w:rsidDel="00000000" w:rsidR="00000000" w:rsidRPr="00000000">
        <w:rPr>
          <w:rtl w:val="0"/>
        </w:rPr>
        <w:t xml:space="preserve">Funke, N., Huitema, D., &amp; Petersen, A. (2023). Impending doom or unnecessary panic? The struggle for discursive hegemony in South Africa’s acid mine drainage policy problem.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(2), 276–296. https://doi.org/10.1080/19460171.2022.2092523 </w:t>
      </w:r>
    </w:p>
    <w:p w:rsidR="00000000" w:rsidDel="00000000" w:rsidP="00000000" w:rsidRDefault="00000000" w:rsidRPr="00000000" w14:paraId="00000106">
      <w:pPr>
        <w:spacing w:after="0" w:before="200" w:line="480" w:lineRule="auto"/>
        <w:ind w:left="720"/>
        <w:rPr/>
      </w:pPr>
      <w:r w:rsidDel="00000000" w:rsidR="00000000" w:rsidRPr="00000000">
        <w:rPr>
          <w:rtl w:val="0"/>
        </w:rPr>
        <w:t xml:space="preserve">Gaffney, S. (2025). The ‘pathologically state dependent’ versus ‘middle-aged ministers on mammoth salaries’: The legitimation contest over a 2013 austerity measure in the Republic of Ireland. </w:t>
      </w:r>
      <w:r w:rsidDel="00000000" w:rsidR="00000000" w:rsidRPr="00000000">
        <w:rPr>
          <w:i w:val="1"/>
          <w:iCs w:val="1"/>
          <w:rtl w:val="0"/>
        </w:rPr>
        <w:t xml:space="preserve">Discourse &amp; Society</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(2), 180–195. https://doi.org/10.1177/09579265241266020 </w:t>
      </w:r>
    </w:p>
    <w:p w:rsidR="00000000" w:rsidDel="00000000" w:rsidP="00000000" w:rsidRDefault="00000000" w:rsidRPr="00000000" w14:paraId="00000107">
      <w:pPr>
        <w:spacing w:after="0" w:before="200" w:line="480" w:lineRule="auto"/>
        <w:ind w:left="720"/>
        <w:rPr/>
      </w:pPr>
      <w:r w:rsidDel="00000000" w:rsidR="00000000" w:rsidRPr="00000000">
        <w:rPr>
          <w:rtl w:val="0"/>
        </w:rPr>
        <w:t xml:space="preserve">Garber, C. (2021). Continuidad neoliberal ví­a tecnocracia: Las comisiones asesoras presidenciales para la reforma previsional en Chile. </w:t>
      </w:r>
      <w:r w:rsidDel="00000000" w:rsidR="00000000" w:rsidRPr="00000000">
        <w:rPr>
          <w:i w:val="1"/>
          <w:iCs w:val="1"/>
          <w:rtl w:val="0"/>
        </w:rPr>
        <w:t xml:space="preserve">Revista Temas Sociológicos</w:t>
      </w:r>
      <w:r w:rsidDel="00000000" w:rsidR="00000000" w:rsidRPr="00000000">
        <w:rPr>
          <w:rtl w:val="0"/>
        </w:rPr>
        <w:t xml:space="preserve">, (28), 473–508. https://doi.org/10.29344/07196458.28.2431 </w:t>
      </w:r>
    </w:p>
    <w:p w:rsidR="00000000" w:rsidDel="00000000" w:rsidP="00000000" w:rsidRDefault="00000000" w:rsidRPr="00000000" w14:paraId="00000108">
      <w:pPr>
        <w:spacing w:after="0" w:before="200" w:line="480" w:lineRule="auto"/>
        <w:ind w:left="720"/>
        <w:rPr/>
      </w:pPr>
      <w:r w:rsidDel="00000000" w:rsidR="00000000" w:rsidRPr="00000000">
        <w:rPr>
          <w:rtl w:val="0"/>
        </w:rPr>
        <w:t xml:space="preserve">González Arias, C., &amp; Campos Rojas, C. (2020). El flujo de opinión sobre el sistema de pensiones en cuatro géneros de la prensa chilena: Cobertura, voces y problemáticas. </w:t>
      </w:r>
      <w:r w:rsidDel="00000000" w:rsidR="00000000" w:rsidRPr="00000000">
        <w:rPr>
          <w:i w:val="1"/>
          <w:iCs w:val="1"/>
          <w:rtl w:val="0"/>
        </w:rPr>
        <w:t xml:space="preserve">Logos (La Serena)</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(1), 138–153. https://doi.org/10.15443/rl3012 </w:t>
      </w:r>
    </w:p>
    <w:p w:rsidR="00000000" w:rsidDel="00000000" w:rsidP="00000000" w:rsidRDefault="00000000" w:rsidRPr="00000000" w14:paraId="00000109">
      <w:pPr>
        <w:spacing w:after="0" w:before="200" w:line="480" w:lineRule="auto"/>
        <w:ind w:left="720"/>
        <w:rPr/>
      </w:pPr>
      <w:r w:rsidDel="00000000" w:rsidR="00000000" w:rsidRPr="00000000">
        <w:rPr>
          <w:rtl w:val="0"/>
        </w:rPr>
        <w:t xml:space="preserve">Hagelund, A., &amp; Grødem, A. S. (2019). When metaphors become cognitive locks: Occupational pension reform in Norway.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373–388. https://doi.org/10.1080/14494035.2019.1646070 </w:t>
      </w:r>
    </w:p>
    <w:p w:rsidR="00000000" w:rsidDel="00000000" w:rsidP="00000000" w:rsidRDefault="00000000" w:rsidRPr="00000000" w14:paraId="0000010A">
      <w:pPr>
        <w:spacing w:after="0" w:before="200" w:line="480" w:lineRule="auto"/>
        <w:ind w:left="720"/>
        <w:rPr/>
      </w:pPr>
      <w:r w:rsidDel="00000000" w:rsidR="00000000" w:rsidRPr="00000000">
        <w:rPr>
          <w:rtl w:val="0"/>
        </w:rPr>
        <w:t xml:space="preserve">Hajer, M. A. (1997). Discourse Analysis. En M. A. Hajer (Ed.), </w:t>
      </w:r>
      <w:r w:rsidDel="00000000" w:rsidR="00000000" w:rsidRPr="00000000">
        <w:rPr>
          <w:i w:val="1"/>
          <w:iCs w:val="1"/>
          <w:rtl w:val="0"/>
        </w:rPr>
        <w:t xml:space="preserve">The Politics of Environmental Discourse: Ecological Modernization and the Policy Process</w:t>
      </w:r>
      <w:r w:rsidDel="00000000" w:rsidR="00000000" w:rsidRPr="00000000">
        <w:rPr>
          <w:rtl w:val="0"/>
        </w:rPr>
        <w:t xml:space="preserve"> (p. 0). Oxford University Press. https://doi.org/10.1093/019829333X.003.0003 </w:t>
      </w:r>
    </w:p>
    <w:p w:rsidR="00000000" w:rsidDel="00000000" w:rsidP="00000000" w:rsidRDefault="00000000" w:rsidRPr="00000000" w14:paraId="0000010B">
      <w:pPr>
        <w:spacing w:after="0" w:before="200" w:line="480" w:lineRule="auto"/>
        <w:ind w:left="720"/>
        <w:rPr/>
      </w:pPr>
      <w:r w:rsidDel="00000000" w:rsidR="00000000" w:rsidRPr="00000000">
        <w:rPr>
          <w:rtl w:val="0"/>
        </w:rPr>
        <w:t xml:space="preserve">Hayes, A. S. (2025). “Conversing” With Qualitative Data: Enhancing Qualitative Research Through Large Language Models (LLMs). </w:t>
      </w:r>
      <w:r w:rsidDel="00000000" w:rsidR="00000000" w:rsidRPr="00000000">
        <w:rPr>
          <w:i w:val="1"/>
          <w:iCs w:val="1"/>
          <w:rtl w:val="0"/>
        </w:rPr>
        <w:t xml:space="preserve">International Journal of Qualitative Methods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 16094069251322346. https://doi.org/10.1177/16094069251322346 </w:t>
      </w:r>
    </w:p>
    <w:p w:rsidR="00000000" w:rsidDel="00000000" w:rsidP="00000000" w:rsidRDefault="00000000" w:rsidRPr="00000000" w14:paraId="0000010C">
      <w:pPr>
        <w:spacing w:after="0" w:before="200" w:line="480" w:lineRule="auto"/>
        <w:ind w:left="720"/>
        <w:rPr/>
      </w:pPr>
      <w:r w:rsidDel="00000000" w:rsidR="00000000" w:rsidRPr="00000000">
        <w:rPr>
          <w:rtl w:val="0"/>
        </w:rPr>
        <w:t xml:space="preserve">Hilmar, T. (2025). Who deserves economic relief? Examining Twitter/X debates about Covid-19 economic relief for small businesses and the self-employed in Germany.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1153–1169. https://doi.org/10.1017/S0047279424000096 </w:t>
      </w:r>
    </w:p>
    <w:p w:rsidR="00000000" w:rsidDel="00000000" w:rsidP="00000000" w:rsidRDefault="00000000" w:rsidRPr="00000000" w14:paraId="0000010D">
      <w:pPr>
        <w:spacing w:after="0" w:before="200" w:line="480" w:lineRule="auto"/>
        <w:ind w:left="720"/>
        <w:rPr/>
      </w:pPr>
      <w:r w:rsidDel="00000000" w:rsidR="00000000" w:rsidRPr="00000000">
        <w:rPr>
          <w:rtl w:val="0"/>
        </w:rPr>
        <w:t xml:space="preserve">Kay, S. J., &amp; Borzutzky, S. (2022). Can defined contribution pensions survive the pandemic? The Chilean case.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(1), 31–50. https://doi.org/10.1111/issr.12286 </w:t>
      </w:r>
    </w:p>
    <w:p w:rsidR="00000000" w:rsidDel="00000000" w:rsidP="00000000" w:rsidRDefault="00000000" w:rsidRPr="00000000" w14:paraId="0000010E">
      <w:pPr>
        <w:spacing w:after="0" w:before="200" w:line="480" w:lineRule="auto"/>
        <w:ind w:left="720"/>
        <w:rPr/>
      </w:pPr>
      <w:r w:rsidDel="00000000" w:rsidR="00000000" w:rsidRPr="00000000">
        <w:rPr>
          <w:rtl w:val="0"/>
        </w:rPr>
        <w:t xml:space="preserve">Knotz, C. M., Gandenberger, M. K., Fossati, F., &amp; Bonoli, G. (2022). A Recast Framework for Welfare Deservingness Perceptions. </w:t>
      </w:r>
      <w:r w:rsidDel="00000000" w:rsidR="00000000" w:rsidRPr="00000000">
        <w:rPr>
          <w:i w:val="1"/>
          <w:iCs w:val="1"/>
          <w:rtl w:val="0"/>
        </w:rPr>
        <w:t xml:space="preserve">Social Indicators Research</w:t>
      </w:r>
      <w:r w:rsidDel="00000000" w:rsidR="00000000" w:rsidRPr="00000000">
        <w:rPr>
          <w:rtl w:val="0"/>
        </w:rPr>
        <w:t xml:space="preserve">, </w:t>
      </w:r>
      <w:r w:rsidDel="00000000" w:rsidR="00000000" w:rsidRPr="00000000">
        <w:rPr>
          <w:i w:val="1"/>
          <w:iCs w:val="1"/>
          <w:rtl w:val="0"/>
        </w:rPr>
        <w:t xml:space="preserve">159</w:t>
      </w:r>
      <w:r w:rsidDel="00000000" w:rsidR="00000000" w:rsidRPr="00000000">
        <w:rPr>
          <w:rtl w:val="0"/>
        </w:rPr>
        <w:t xml:space="preserve">(3), 927–943. https://doi.org/10.1007/s11205-021-02774-9 </w:t>
      </w:r>
    </w:p>
    <w:p w:rsidR="00000000" w:rsidDel="00000000" w:rsidP="00000000" w:rsidRDefault="00000000" w:rsidRPr="00000000" w14:paraId="0000010F">
      <w:pPr>
        <w:spacing w:after="0" w:before="200" w:line="480" w:lineRule="auto"/>
        <w:ind w:left="720"/>
        <w:rPr/>
      </w:pPr>
      <w:r w:rsidDel="00000000" w:rsidR="00000000" w:rsidRPr="00000000">
        <w:rPr>
          <w:rtl w:val="0"/>
        </w:rPr>
        <w:t xml:space="preserve">Kohli, M. (1987). Retirement and the moral economy: An historical interpretation of the German case. </w:t>
      </w:r>
      <w:r w:rsidDel="00000000" w:rsidR="00000000" w:rsidRPr="00000000">
        <w:rPr>
          <w:i w:val="1"/>
          <w:iCs w:val="1"/>
          <w:rtl w:val="0"/>
        </w:rPr>
        <w:t xml:space="preserve">Journal of Aging Studies</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125–144. https://doi.org/10.1016/0890-4065(87)90003-X </w:t>
      </w:r>
    </w:p>
    <w:p w:rsidR="00000000" w:rsidDel="00000000" w:rsidP="00000000" w:rsidRDefault="00000000" w:rsidRPr="00000000" w14:paraId="00000110">
      <w:pPr>
        <w:spacing w:after="0" w:before="200" w:line="480" w:lineRule="auto"/>
        <w:ind w:left="720"/>
        <w:rPr/>
      </w:pPr>
      <w:r w:rsidDel="00000000" w:rsidR="00000000" w:rsidRPr="00000000">
        <w:rPr>
          <w:rtl w:val="0"/>
        </w:rPr>
        <w:t xml:space="preserve">Kuhlmann, J., &amp; Blum, S. (2022). Sozialpolitische Erzählungen – Ein Vergleich narrativer Strategien in der Finanzkrise und der Corona-Krise. </w:t>
      </w:r>
      <w:r w:rsidDel="00000000" w:rsidR="00000000" w:rsidRPr="00000000">
        <w:rPr>
          <w:i w:val="1"/>
          <w:iCs w:val="1"/>
          <w:rtl w:val="0"/>
        </w:rPr>
        <w:t xml:space="preserve">Zeitschrift für Politikwissenschaft</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117–140. https://doi.org/10.1007/s41358-022-00311-9 </w:t>
      </w:r>
    </w:p>
    <w:p w:rsidR="00000000" w:rsidDel="00000000" w:rsidP="00000000" w:rsidRDefault="00000000" w:rsidRPr="00000000" w14:paraId="00000111">
      <w:pPr>
        <w:spacing w:after="0" w:before="200" w:line="480" w:lineRule="auto"/>
        <w:ind w:left="720"/>
        <w:rPr/>
      </w:pPr>
      <w:r w:rsidDel="00000000" w:rsidR="00000000" w:rsidRPr="00000000">
        <w:rPr>
          <w:rtl w:val="0"/>
        </w:rPr>
        <w:t xml:space="preserve">Laenen, T., Rossetti, F., &amp; van Oorschot, W. (2019). Why deservingness theory needs qualitative research: Comparing focus group discussions on social welfare in three welfare regimes. </w:t>
      </w:r>
      <w:r w:rsidDel="00000000" w:rsidR="00000000" w:rsidRPr="00000000">
        <w:rPr>
          <w:i w:val="1"/>
          <w:iCs w:val="1"/>
          <w:rtl w:val="0"/>
        </w:rPr>
        <w:t xml:space="preserve">International Journal of Comparative Sociology</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(3), 190–216. https://doi.org/10.1177/0020715219837745 </w:t>
      </w:r>
    </w:p>
    <w:p w:rsidR="00000000" w:rsidDel="00000000" w:rsidP="00000000" w:rsidRDefault="00000000" w:rsidRPr="00000000" w14:paraId="00000112">
      <w:pPr>
        <w:spacing w:after="0" w:before="200" w:line="480" w:lineRule="auto"/>
        <w:ind w:left="720"/>
        <w:rPr/>
      </w:pPr>
      <w:r w:rsidDel="00000000" w:rsidR="00000000" w:rsidRPr="00000000">
        <w:rPr>
          <w:rtl w:val="0"/>
        </w:rPr>
        <w:t xml:space="preserve">Lane, R. E. (1986). Market Justice, Political Justice. </w:t>
      </w:r>
      <w:r w:rsidDel="00000000" w:rsidR="00000000" w:rsidRPr="00000000">
        <w:rPr>
          <w:i w:val="1"/>
          <w:iCs w:val="1"/>
          <w:rtl w:val="0"/>
        </w:rPr>
        <w:t xml:space="preserve">American Political Science Review</w:t>
      </w:r>
      <w:r w:rsidDel="00000000" w:rsidR="00000000" w:rsidRPr="00000000">
        <w:rPr>
          <w:rtl w:val="0"/>
        </w:rPr>
        <w:t xml:space="preserve">, </w:t>
      </w:r>
      <w:r w:rsidDel="00000000" w:rsidR="00000000" w:rsidRPr="00000000">
        <w:rPr>
          <w:i w:val="1"/>
          <w:iCs w:val="1"/>
          <w:rtl w:val="0"/>
        </w:rPr>
        <w:t xml:space="preserve">80</w:t>
      </w:r>
      <w:r w:rsidDel="00000000" w:rsidR="00000000" w:rsidRPr="00000000">
        <w:rPr>
          <w:rtl w:val="0"/>
        </w:rPr>
        <w:t xml:space="preserve">(2), 383–402. https://doi.org/10.2307/1958264 </w:t>
      </w:r>
    </w:p>
    <w:p w:rsidR="00000000" w:rsidDel="00000000" w:rsidP="00000000" w:rsidRDefault="00000000" w:rsidRPr="00000000" w14:paraId="00000113">
      <w:pPr>
        <w:spacing w:after="0" w:before="200" w:line="480" w:lineRule="auto"/>
        <w:ind w:left="720"/>
        <w:rPr/>
      </w:pPr>
      <w:r w:rsidDel="00000000" w:rsidR="00000000" w:rsidRPr="00000000">
        <w:rPr>
          <w:rtl w:val="0"/>
        </w:rPr>
        <w:t xml:space="preserve">Larrañaga, O. (2024). </w:t>
      </w:r>
      <w:r w:rsidDel="00000000" w:rsidR="00000000" w:rsidRPr="00000000">
        <w:rPr>
          <w:i w:val="1"/>
          <w:iCs w:val="1"/>
          <w:rtl w:val="0"/>
        </w:rPr>
        <w:t xml:space="preserve">Avances y Obstaculos en el sistema de pensiones en Chile (1980-2023)</w:t>
      </w:r>
      <w:r w:rsidDel="00000000" w:rsidR="00000000" w:rsidRPr="00000000">
        <w:rPr>
          <w:rtl w:val="0"/>
        </w:rPr>
        <w:t xml:space="preserve"> (N°. 48; Documentos de Política Pública). PNUD América Latina y el Caribe. https://www.undp.org/es/latin-america/publicaciones/avances-y-obstaculos-en-el-sistema-de-pensiones-en-chile-1980-2023 </w:t>
      </w:r>
    </w:p>
    <w:p w:rsidR="00000000" w:rsidDel="00000000" w:rsidP="00000000" w:rsidRDefault="00000000" w:rsidRPr="00000000" w14:paraId="00000114">
      <w:pPr>
        <w:spacing w:after="0" w:before="200" w:line="480" w:lineRule="auto"/>
        <w:ind w:left="720"/>
        <w:rPr/>
      </w:pPr>
      <w:r w:rsidDel="00000000" w:rsidR="00000000" w:rsidRPr="00000000">
        <w:rPr>
          <w:rtl w:val="0"/>
        </w:rPr>
        <w:t xml:space="preserve">Lee, H. B., &amp; Kim, D.-E. (2026). Policy experts’ strategy in deliberative polling on Korean pension reform: Utilizing valence and polysemic ideas through framing and narrative strategies.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0</w:t>
      </w:r>
      <w:r w:rsidDel="00000000" w:rsidR="00000000" w:rsidRPr="00000000">
        <w:rPr>
          <w:rtl w:val="0"/>
        </w:rPr>
        <w:t xml:space="preserve">(0), 1–25. https://doi.org/10.1080/19460171.2026.2655672 </w:t>
      </w:r>
    </w:p>
    <w:p w:rsidR="00000000" w:rsidDel="00000000" w:rsidP="00000000" w:rsidRDefault="00000000" w:rsidRPr="00000000" w14:paraId="00000115">
      <w:pPr>
        <w:spacing w:after="0" w:before="200" w:line="480" w:lineRule="auto"/>
        <w:ind w:left="720"/>
        <w:rPr/>
      </w:pPr>
      <w:r w:rsidDel="00000000" w:rsidR="00000000" w:rsidRPr="00000000">
        <w:rPr>
          <w:rtl w:val="0"/>
        </w:rPr>
        <w:t xml:space="preserve">Leifeld, P. (2013). Reconceptualizing Major Policy Change in the Advocacy Coalition Framework: A Discourse Network Analysis of German Pension Politics. </w:t>
      </w:r>
      <w:r w:rsidDel="00000000" w:rsidR="00000000" w:rsidRPr="00000000">
        <w:rPr>
          <w:i w:val="1"/>
          <w:iCs w:val="1"/>
          <w:rtl w:val="0"/>
        </w:rPr>
        <w:t xml:space="preserve">Policy Studies Journal</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(1), 169–198. https://doi.org/10.1111/psj.12007 </w:t>
      </w:r>
    </w:p>
    <w:p w:rsidR="00000000" w:rsidDel="00000000" w:rsidP="00000000" w:rsidRDefault="00000000" w:rsidRPr="00000000" w14:paraId="00000116">
      <w:pPr>
        <w:spacing w:after="0" w:before="200" w:line="480" w:lineRule="auto"/>
        <w:ind w:left="720"/>
        <w:rPr/>
      </w:pPr>
      <w:r w:rsidDel="00000000" w:rsidR="00000000" w:rsidRPr="00000000">
        <w:rPr>
          <w:rtl w:val="0"/>
        </w:rPr>
        <w:t xml:space="preserve">Leifeld, P. (2017). Discourse Network Analysis: Policy Debates as Dynamic Networks. En J. N. Victor, A. H. Montgomery, &amp; M. Lubell (Eds.), </w:t>
      </w:r>
      <w:r w:rsidDel="00000000" w:rsidR="00000000" w:rsidRPr="00000000">
        <w:rPr>
          <w:i w:val="1"/>
          <w:iCs w:val="1"/>
          <w:rtl w:val="0"/>
        </w:rPr>
        <w:t xml:space="preserve">The Oxford Handbook of Political Networks</w:t>
      </w:r>
      <w:r w:rsidDel="00000000" w:rsidR="00000000" w:rsidRPr="00000000">
        <w:rPr>
          <w:rtl w:val="0"/>
        </w:rPr>
        <w:t xml:space="preserve"> (p. 0). Oxford University Press. https://doi.org/10.1093/oxfordhb/9780190228217.013.25 </w:t>
      </w:r>
    </w:p>
    <w:p w:rsidR="00000000" w:rsidDel="00000000" w:rsidP="00000000" w:rsidRDefault="00000000" w:rsidRPr="00000000" w14:paraId="00000117">
      <w:pPr>
        <w:spacing w:after="0" w:before="200" w:line="480" w:lineRule="auto"/>
        <w:ind w:left="720"/>
        <w:rPr/>
      </w:pPr>
      <w:r w:rsidDel="00000000" w:rsidR="00000000" w:rsidRPr="00000000">
        <w:rPr>
          <w:rtl w:val="0"/>
        </w:rPr>
        <w:t xml:space="preserve">Leifeld, P. (2020). Policy Debates and Discourse Network Analysis: A Research Agenda. </w:t>
      </w:r>
      <w:r w:rsidDel="00000000" w:rsidR="00000000" w:rsidRPr="00000000">
        <w:rPr>
          <w:i w:val="1"/>
          <w:iCs w:val="1"/>
          <w:rtl w:val="0"/>
        </w:rPr>
        <w:t xml:space="preserve">Politics and Governance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180–183. </w:t>
      </w:r>
    </w:p>
    <w:p w:rsidR="00000000" w:rsidDel="00000000" w:rsidP="00000000" w:rsidRDefault="00000000" w:rsidRPr="00000000" w14:paraId="00000118">
      <w:pPr>
        <w:spacing w:after="0" w:before="200" w:line="480" w:lineRule="auto"/>
        <w:ind w:left="720"/>
        <w:rPr/>
      </w:pPr>
      <w:r w:rsidDel="00000000" w:rsidR="00000000" w:rsidRPr="00000000">
        <w:rPr>
          <w:rtl w:val="0"/>
        </w:rPr>
        <w:t xml:space="preserve">Leifeld, P., &amp; Haunss, S. (2012). Political discourse networks and the conflict over software patents in Europe.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(3), 382–409. https://doi.org/10.1111/j.1475-6765.2011.02003.x </w:t>
      </w:r>
    </w:p>
    <w:p w:rsidR="00000000" w:rsidDel="00000000" w:rsidP="00000000" w:rsidRDefault="00000000" w:rsidRPr="00000000" w14:paraId="00000119">
      <w:pPr>
        <w:spacing w:after="0" w:before="200" w:line="480" w:lineRule="auto"/>
        <w:ind w:left="720"/>
        <w:rPr/>
      </w:pPr>
      <w:r w:rsidDel="00000000" w:rsidR="00000000" w:rsidRPr="00000000">
        <w:rPr>
          <w:rtl w:val="0"/>
        </w:rPr>
        <w:t xml:space="preserve">Liebig, S., &amp; Sauer, C. (2016). Sociology of Justice.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37–59). Springer. https://doi.org/10.1007/978-1-4939-3216-0_3 </w:t>
      </w:r>
    </w:p>
    <w:p w:rsidR="00000000" w:rsidDel="00000000" w:rsidP="00000000" w:rsidRDefault="00000000" w:rsidRPr="00000000" w14:paraId="0000011A">
      <w:pPr>
        <w:spacing w:after="0" w:before="200" w:line="480" w:lineRule="auto"/>
        <w:ind w:left="720"/>
        <w:rPr/>
      </w:pPr>
      <w:r w:rsidDel="00000000" w:rsidR="00000000" w:rsidRPr="00000000">
        <w:rPr>
          <w:rtl w:val="0"/>
        </w:rPr>
        <w:t xml:space="preserve">López-González, L., &amp; Vélez-Maya, M. M. (2025). Memorias políticas y acción colectiva: Usos políticos del pasado en el movimiento NO + AFP en Chile. </w:t>
      </w:r>
      <w:r w:rsidDel="00000000" w:rsidR="00000000" w:rsidRPr="00000000">
        <w:rPr>
          <w:i w:val="1"/>
          <w:iCs w:val="1"/>
          <w:rtl w:val="0"/>
        </w:rPr>
        <w:t xml:space="preserve">Revista Austral de Ciencias Sociales</w:t>
      </w:r>
      <w:r w:rsidDel="00000000" w:rsidR="00000000" w:rsidRPr="00000000">
        <w:rPr>
          <w:rtl w:val="0"/>
        </w:rPr>
        <w:t xml:space="preserve">, (48), 317–335. https://doi.org/10.4206/rev.austral.cienc.soc.2025.n48-16 </w:t>
      </w:r>
    </w:p>
    <w:p w:rsidR="00000000" w:rsidDel="00000000" w:rsidP="00000000" w:rsidRDefault="00000000" w:rsidRPr="00000000" w14:paraId="0000011B">
      <w:pPr>
        <w:spacing w:after="0" w:before="200" w:line="480" w:lineRule="auto"/>
        <w:ind w:left="720"/>
        <w:rPr/>
      </w:pPr>
      <w:r w:rsidDel="00000000" w:rsidR="00000000" w:rsidRPr="00000000">
        <w:rPr>
          <w:rtl w:val="0"/>
        </w:rPr>
        <w:t xml:space="preserve">Madariaga, A. (2020). The three pillars of neoliberalism: Chile’s economic policy trajectory in comparative perspective. </w:t>
      </w:r>
      <w:r w:rsidDel="00000000" w:rsidR="00000000" w:rsidRPr="00000000">
        <w:rPr>
          <w:i w:val="1"/>
          <w:iCs w:val="1"/>
          <w:rtl w:val="0"/>
        </w:rPr>
        <w:t xml:space="preserve">Contemporary Politics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(3), 308–329. https://doi.org/10.1080/13569775.2020.1735021 </w:t>
      </w:r>
    </w:p>
    <w:p w:rsidR="00000000" w:rsidDel="00000000" w:rsidP="00000000" w:rsidRDefault="00000000" w:rsidRPr="00000000" w14:paraId="0000011C">
      <w:pPr>
        <w:spacing w:after="0" w:before="200" w:line="480" w:lineRule="auto"/>
        <w:ind w:left="720"/>
        <w:rPr/>
      </w:pPr>
      <w:r w:rsidDel="00000000" w:rsidR="00000000" w:rsidRPr="00000000">
        <w:rPr>
          <w:rtl w:val="0"/>
        </w:rPr>
        <w:t xml:space="preserve">Martin, M. P., &amp; Alfaro, J. (2017). POLÍTICAS DE BIENESTAR EN CONTEXTOS NEOLIBERALES: Tensiones del modelo chileno. </w:t>
      </w:r>
      <w:r w:rsidDel="00000000" w:rsidR="00000000" w:rsidRPr="00000000">
        <w:rPr>
          <w:i w:val="1"/>
          <w:iCs w:val="1"/>
          <w:rtl w:val="0"/>
        </w:rPr>
        <w:t xml:space="preserve">Caderno CRH</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 137–155. https://doi.org/https://doi.org/10.1590/S0103-49792017000100009 </w:t>
      </w:r>
    </w:p>
    <w:p w:rsidR="00000000" w:rsidDel="00000000" w:rsidP="00000000" w:rsidRDefault="00000000" w:rsidRPr="00000000" w14:paraId="0000011D">
      <w:pPr>
        <w:spacing w:after="0" w:before="200" w:line="480" w:lineRule="auto"/>
        <w:ind w:left="720"/>
        <w:rPr/>
      </w:pPr>
      <w:r w:rsidDel="00000000" w:rsidR="00000000" w:rsidRPr="00000000">
        <w:rPr>
          <w:rtl w:val="0"/>
        </w:rPr>
        <w:t xml:space="preserve">Matus, F. (2020). Formas de Representación de la Participación Política Digital: El caso del conflicto por el Sistema de Pensiones Chileno (2016-2017). </w:t>
      </w:r>
      <w:r w:rsidDel="00000000" w:rsidR="00000000" w:rsidRPr="00000000">
        <w:rPr>
          <w:i w:val="1"/>
          <w:iCs w:val="1"/>
          <w:rtl w:val="0"/>
        </w:rPr>
        <w:t xml:space="preserve">RevIISE: Revista de Ciencias Sociales y Humanas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(15), 199–217. </w:t>
      </w:r>
    </w:p>
    <w:p w:rsidR="00000000" w:rsidDel="00000000" w:rsidP="00000000" w:rsidRDefault="00000000" w:rsidRPr="00000000" w14:paraId="0000011E">
      <w:pPr>
        <w:spacing w:after="0" w:before="200" w:line="480" w:lineRule="auto"/>
        <w:ind w:left="720"/>
        <w:rPr/>
      </w:pPr>
      <w:r w:rsidDel="00000000" w:rsidR="00000000" w:rsidRPr="00000000">
        <w:rPr>
          <w:rtl w:val="0"/>
        </w:rPr>
        <w:t xml:space="preserve">Mesa-Lago, C., &amp; Bertranou, F. (2016). Pension reforms in Chile and social security principles, 1981–2015.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69</w:t>
      </w:r>
      <w:r w:rsidDel="00000000" w:rsidR="00000000" w:rsidRPr="00000000">
        <w:rPr>
          <w:rtl w:val="0"/>
        </w:rPr>
        <w:t xml:space="preserve">(1), 25–45. https://doi.org/10.1111/issr.12093 </w:t>
      </w:r>
    </w:p>
    <w:p w:rsidR="00000000" w:rsidDel="00000000" w:rsidP="00000000" w:rsidRDefault="00000000" w:rsidRPr="00000000" w14:paraId="0000011F">
      <w:pPr>
        <w:spacing w:after="0" w:before="200" w:line="480" w:lineRule="auto"/>
        <w:ind w:left="720"/>
        <w:rPr/>
      </w:pPr>
      <w:r w:rsidDel="00000000" w:rsidR="00000000" w:rsidRPr="00000000">
        <w:rPr>
          <w:rtl w:val="0"/>
        </w:rPr>
        <w:t xml:space="preserve">Meuleman, B., Roosma, F., &amp; Abts, K. (2020). Welfare deservingness opinions from heuristic to measurable concept: The CARIN deservingness principles scale. </w:t>
      </w:r>
      <w:r w:rsidDel="00000000" w:rsidR="00000000" w:rsidRPr="00000000">
        <w:rPr>
          <w:i w:val="1"/>
          <w:iCs w:val="1"/>
          <w:rtl w:val="0"/>
        </w:rPr>
        <w:t xml:space="preserve">Social Science Research</w:t>
      </w:r>
      <w:r w:rsidDel="00000000" w:rsidR="00000000" w:rsidRPr="00000000">
        <w:rPr>
          <w:rtl w:val="0"/>
        </w:rPr>
        <w:t xml:space="preserve">, </w:t>
      </w:r>
      <w:r w:rsidDel="00000000" w:rsidR="00000000" w:rsidRPr="00000000">
        <w:rPr>
          <w:i w:val="1"/>
          <w:iCs w:val="1"/>
          <w:rtl w:val="0"/>
        </w:rPr>
        <w:t xml:space="preserve">85</w:t>
      </w:r>
      <w:r w:rsidDel="00000000" w:rsidR="00000000" w:rsidRPr="00000000">
        <w:rPr>
          <w:rtl w:val="0"/>
        </w:rPr>
        <w:t xml:space="preserve">, 102352. https://doi.org/10.1016/j.ssresearch.2019.102352 </w:t>
      </w:r>
    </w:p>
    <w:p w:rsidR="00000000" w:rsidDel="00000000" w:rsidP="00000000" w:rsidRDefault="00000000" w:rsidRPr="00000000" w14:paraId="00000120">
      <w:pPr>
        <w:spacing w:after="0" w:before="200" w:line="480" w:lineRule="auto"/>
        <w:ind w:left="720"/>
        <w:rPr/>
      </w:pPr>
      <w:r w:rsidDel="00000000" w:rsidR="00000000" w:rsidRPr="00000000">
        <w:rPr>
          <w:rtl w:val="0"/>
        </w:rPr>
        <w:t xml:space="preserve">Migone, A., Howlett, M., &amp; Howlett, A. (2024). Paradigmatic stability, ideational robustness, and policy persistence: Exploring the impact of policy ideas on policy-making.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(2), 189–203. https://doi.org/10.1093/polsoc/puae004 </w:t>
      </w:r>
    </w:p>
    <w:p w:rsidR="00000000" w:rsidDel="00000000" w:rsidP="00000000" w:rsidRDefault="00000000" w:rsidRPr="00000000" w14:paraId="00000121">
      <w:pPr>
        <w:spacing w:after="0" w:before="200" w:line="480" w:lineRule="auto"/>
        <w:ind w:left="720"/>
        <w:rPr/>
      </w:pPr>
      <w:r w:rsidDel="00000000" w:rsidR="00000000" w:rsidRPr="00000000">
        <w:rPr>
          <w:rtl w:val="0"/>
        </w:rPr>
        <w:t xml:space="preserve">Mulligan, E., Nally, B. M., van den Heuvel - Warren, J., &amp; Bassey, E. (2026). Cognitive and normative discourse in EU approach to policy reform: The case of pensions. </w:t>
      </w:r>
      <w:r w:rsidDel="00000000" w:rsidR="00000000" w:rsidRPr="00000000">
        <w:rPr>
          <w:i w:val="1"/>
          <w:iCs w:val="1"/>
          <w:rtl w:val="0"/>
        </w:rPr>
        <w:t xml:space="preserve">Journal of European Social Policy</w:t>
      </w:r>
      <w:r w:rsidDel="00000000" w:rsidR="00000000" w:rsidRPr="00000000">
        <w:rPr>
          <w:rtl w:val="0"/>
        </w:rPr>
        <w:t xml:space="preserve">, 09589287261419987. https://doi.org/10.1177/09589287261419987 </w:t>
      </w:r>
    </w:p>
    <w:p w:rsidR="00000000" w:rsidDel="00000000" w:rsidP="00000000" w:rsidRDefault="00000000" w:rsidRPr="00000000" w14:paraId="00000122">
      <w:pPr>
        <w:spacing w:after="0" w:before="200" w:line="480" w:lineRule="auto"/>
        <w:ind w:left="720"/>
        <w:rPr/>
      </w:pPr>
      <w:r w:rsidDel="00000000" w:rsidR="00000000" w:rsidRPr="00000000">
        <w:rPr>
          <w:rtl w:val="0"/>
        </w:rPr>
        <w:t xml:space="preserve">Parada-Contzen, M. (2023). Gender, family status and health characteristics: Understanding retirement inequalities in the Chilean pension model. </w:t>
      </w:r>
      <w:r w:rsidDel="00000000" w:rsidR="00000000" w:rsidRPr="00000000">
        <w:rPr>
          <w:i w:val="1"/>
          <w:iCs w:val="1"/>
          <w:rtl w:val="0"/>
        </w:rPr>
        <w:t xml:space="preserve">International Labour Review</w:t>
      </w:r>
      <w:r w:rsidDel="00000000" w:rsidR="00000000" w:rsidRPr="00000000">
        <w:rPr>
          <w:rtl w:val="0"/>
        </w:rPr>
        <w:t xml:space="preserve">, </w:t>
      </w:r>
      <w:r w:rsidDel="00000000" w:rsidR="00000000" w:rsidRPr="00000000">
        <w:rPr>
          <w:i w:val="1"/>
          <w:iCs w:val="1"/>
          <w:rtl w:val="0"/>
        </w:rPr>
        <w:t xml:space="preserve">162</w:t>
      </w:r>
      <w:r w:rsidDel="00000000" w:rsidR="00000000" w:rsidRPr="00000000">
        <w:rPr>
          <w:rtl w:val="0"/>
        </w:rPr>
        <w:t xml:space="preserve">(2), 271–303. https://doi.org/10.1111/ilr.12365 </w:t>
      </w:r>
    </w:p>
    <w:p w:rsidR="00000000" w:rsidDel="00000000" w:rsidP="00000000" w:rsidRDefault="00000000" w:rsidRPr="00000000" w14:paraId="00000123">
      <w:pPr>
        <w:spacing w:after="0" w:before="200" w:line="480" w:lineRule="auto"/>
        <w:ind w:left="720"/>
        <w:rPr/>
      </w:pPr>
      <w:r w:rsidDel="00000000" w:rsidR="00000000" w:rsidRPr="00000000">
        <w:rPr>
          <w:rtl w:val="0"/>
        </w:rPr>
        <w:t xml:space="preserve">Parada-Contzen, M., &amp; Sanhueza, I. (2025). On the Evolution of Population Preferences toward Retirement System Design and Savings Withdrawal: Evidence from Chile. </w:t>
      </w:r>
      <w:r w:rsidDel="00000000" w:rsidR="00000000" w:rsidRPr="00000000">
        <w:rPr>
          <w:i w:val="1"/>
          <w:iCs w:val="1"/>
          <w:rtl w:val="0"/>
        </w:rPr>
        <w:t xml:space="preserve">The Journal of Retirement</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(3), 68–90. https://doi.org/10.3905/jor.2024.1.167 </w:t>
      </w:r>
    </w:p>
    <w:p w:rsidR="00000000" w:rsidDel="00000000" w:rsidP="00000000" w:rsidRDefault="00000000" w:rsidRPr="00000000" w14:paraId="00000124">
      <w:pPr>
        <w:spacing w:after="0" w:before="200" w:line="480" w:lineRule="auto"/>
        <w:ind w:left="720"/>
        <w:rPr/>
      </w:pPr>
      <w:r w:rsidDel="00000000" w:rsidR="00000000" w:rsidRPr="00000000">
        <w:rPr>
          <w:rtl w:val="0"/>
        </w:rPr>
        <w:t xml:space="preserve">Peters, B. G., Pierre, J., &amp; King, D. S. (2005). The Politics of Path Dependency: Political Conflict in Historical Institutionalism. </w:t>
      </w:r>
      <w:r w:rsidDel="00000000" w:rsidR="00000000" w:rsidRPr="00000000">
        <w:rPr>
          <w:i w:val="1"/>
          <w:iCs w:val="1"/>
          <w:rtl w:val="0"/>
        </w:rPr>
        <w:t xml:space="preserve">Journal of Politics</w:t>
      </w:r>
      <w:r w:rsidDel="00000000" w:rsidR="00000000" w:rsidRPr="00000000">
        <w:rPr>
          <w:rtl w:val="0"/>
        </w:rPr>
        <w:t xml:space="preserve">, </w:t>
      </w:r>
      <w:r w:rsidDel="00000000" w:rsidR="00000000" w:rsidRPr="00000000">
        <w:rPr>
          <w:i w:val="1"/>
          <w:iCs w:val="1"/>
          <w:rtl w:val="0"/>
        </w:rPr>
        <w:t xml:space="preserve">67</w:t>
      </w:r>
      <w:r w:rsidDel="00000000" w:rsidR="00000000" w:rsidRPr="00000000">
        <w:rPr>
          <w:rtl w:val="0"/>
        </w:rPr>
        <w:t xml:space="preserve">(4), 1275–1300. https://doi.org/10.1111/j.1468-2508.2005.00360.x </w:t>
      </w:r>
    </w:p>
    <w:p w:rsidR="00000000" w:rsidDel="00000000" w:rsidP="00000000" w:rsidRDefault="00000000" w:rsidRPr="00000000" w14:paraId="00000125">
      <w:pPr>
        <w:spacing w:after="0" w:before="200" w:line="480" w:lineRule="auto"/>
        <w:ind w:left="720"/>
        <w:rPr/>
      </w:pPr>
      <w:r w:rsidDel="00000000" w:rsidR="00000000" w:rsidRPr="00000000">
        <w:rPr>
          <w:rtl w:val="0"/>
        </w:rPr>
        <w:t xml:space="preserve">Randerson, S., Graydon-Guy, T., Lin, E.-Y., &amp; Casswell, S. (2025). Exploring the Use of a Large Language Model for Inductive Content Analysis in a Discourse Network Analysis Study. </w:t>
      </w:r>
      <w:r w:rsidDel="00000000" w:rsidR="00000000" w:rsidRPr="00000000">
        <w:rPr>
          <w:i w:val="1"/>
          <w:iCs w:val="1"/>
          <w:rtl w:val="0"/>
        </w:rPr>
        <w:t xml:space="preserve">Social Science Computer Review</w:t>
      </w:r>
      <w:r w:rsidDel="00000000" w:rsidR="00000000" w:rsidRPr="00000000">
        <w:rPr>
          <w:rtl w:val="0"/>
        </w:rPr>
        <w:t xml:space="preserve">, 08944393251326175. https://doi.org/10.1177/08944393251326175 </w:t>
      </w:r>
    </w:p>
    <w:p w:rsidR="00000000" w:rsidDel="00000000" w:rsidP="00000000" w:rsidRDefault="00000000" w:rsidRPr="00000000" w14:paraId="00000126">
      <w:pPr>
        <w:spacing w:after="0" w:before="200" w:line="480" w:lineRule="auto"/>
        <w:ind w:left="720"/>
        <w:rPr/>
      </w:pPr>
      <w:r w:rsidDel="00000000" w:rsidR="00000000" w:rsidRPr="00000000">
        <w:rPr>
          <w:rtl w:val="0"/>
        </w:rPr>
        <w:t xml:space="preserve">Reeskens, T., &amp; van Oorschot, W. (2013). Equity, equality, or need? A study of popular preferences for welfare redistribution principles across 24 European countries.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(8), 1174–1195. https://doi.org/10.1080/13501763.2012.752064 </w:t>
      </w:r>
    </w:p>
    <w:p w:rsidR="00000000" w:rsidDel="00000000" w:rsidP="00000000" w:rsidRDefault="00000000" w:rsidRPr="00000000" w14:paraId="00000127">
      <w:pPr>
        <w:spacing w:after="0" w:before="200" w:line="480" w:lineRule="auto"/>
        <w:ind w:left="720"/>
        <w:rPr/>
      </w:pPr>
      <w:r w:rsidDel="00000000" w:rsidR="00000000" w:rsidRPr="00000000">
        <w:rPr>
          <w:rtl w:val="0"/>
        </w:rPr>
        <w:t xml:space="preserve">Ring, P., Ervik, R., &amp; Lindén, T. S. (2020). Justifying pension reforms: Comparing policy discourses in Norway and the UK. </w:t>
      </w:r>
      <w:r w:rsidDel="00000000" w:rsidR="00000000" w:rsidRPr="00000000">
        <w:rPr>
          <w:i w:val="1"/>
          <w:iCs w:val="1"/>
          <w:rtl w:val="0"/>
        </w:rPr>
        <w:t xml:space="preserve">European Journal of Social Security</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(3), 306–326. https://doi.org/10.1177/1388262720950736 </w:t>
      </w:r>
    </w:p>
    <w:p w:rsidR="00000000" w:rsidDel="00000000" w:rsidP="00000000" w:rsidRDefault="00000000" w:rsidRPr="00000000" w14:paraId="00000128">
      <w:pPr>
        <w:spacing w:after="0" w:before="200" w:line="480" w:lineRule="auto"/>
        <w:ind w:left="720"/>
        <w:rPr/>
      </w:pPr>
      <w:r w:rsidDel="00000000" w:rsidR="00000000" w:rsidRPr="00000000">
        <w:rPr>
          <w:rtl w:val="0"/>
        </w:rPr>
        <w:t xml:space="preserve">Román Brugnoli, J. A., &amp; Osorio Gonnet, C. (2015). Solidaridad y políticas públicas en el discurso de los gobiernos de la Concertación en Chile. </w:t>
      </w:r>
      <w:r w:rsidDel="00000000" w:rsidR="00000000" w:rsidRPr="00000000">
        <w:rPr>
          <w:i w:val="1"/>
          <w:iCs w:val="1"/>
          <w:rtl w:val="0"/>
        </w:rPr>
        <w:t xml:space="preserve">Revista Electrónica de Psicología Política</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(35), 39. </w:t>
      </w:r>
    </w:p>
    <w:p w:rsidR="00000000" w:rsidDel="00000000" w:rsidP="00000000" w:rsidRDefault="00000000" w:rsidRPr="00000000" w14:paraId="00000129">
      <w:pPr>
        <w:spacing w:after="0" w:before="200" w:line="480" w:lineRule="auto"/>
        <w:ind w:left="720"/>
        <w:rPr/>
      </w:pPr>
      <w:r w:rsidDel="00000000" w:rsidR="00000000" w:rsidRPr="00000000">
        <w:rPr>
          <w:rtl w:val="0"/>
        </w:rPr>
        <w:t xml:space="preserve">Rozas, J., &amp; Maillet, A. (2019). Entre marchas, plebiscitos e iniciativas de ley: Innovación en el repertorio de estrategias del movimiento No Más AFP en Chile (2014-2018). </w:t>
      </w:r>
      <w:r w:rsidDel="00000000" w:rsidR="00000000" w:rsidRPr="00000000">
        <w:rPr>
          <w:i w:val="1"/>
          <w:iCs w:val="1"/>
          <w:rtl w:val="0"/>
        </w:rPr>
        <w:t xml:space="preserve">Izquierdas</w:t>
      </w:r>
      <w:r w:rsidDel="00000000" w:rsidR="00000000" w:rsidRPr="00000000">
        <w:rPr>
          <w:rtl w:val="0"/>
        </w:rPr>
        <w:t xml:space="preserve">, (48), 1–21. </w:t>
      </w:r>
    </w:p>
    <w:p w:rsidR="00000000" w:rsidDel="00000000" w:rsidP="00000000" w:rsidRDefault="00000000" w:rsidRPr="00000000" w14:paraId="0000012A">
      <w:pPr>
        <w:spacing w:after="0" w:before="200" w:line="480" w:lineRule="auto"/>
        <w:ind w:left="720"/>
        <w:rPr/>
      </w:pPr>
      <w:r w:rsidDel="00000000" w:rsidR="00000000" w:rsidRPr="00000000">
        <w:rPr>
          <w:rtl w:val="0"/>
        </w:rPr>
        <w:t xml:space="preserve">Rozas-Bugueño, J., &amp; Maillet, A. (2024). Challenging the policy space: The legitimation of alternatives in Chilean pension policy (1980–2019). </w:t>
      </w:r>
      <w:r w:rsidDel="00000000" w:rsidR="00000000" w:rsidRPr="00000000">
        <w:rPr>
          <w:i w:val="1"/>
          <w:iCs w:val="1"/>
          <w:rtl w:val="0"/>
        </w:rPr>
        <w:t xml:space="preserve">Latin American Policy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(2), 235–254. https://doi.org/10.1111/lamp.12343 </w:t>
      </w:r>
    </w:p>
    <w:p w:rsidR="00000000" w:rsidDel="00000000" w:rsidP="00000000" w:rsidRDefault="00000000" w:rsidRPr="00000000" w14:paraId="0000012B">
      <w:pPr>
        <w:spacing w:after="0" w:before="200" w:line="480" w:lineRule="auto"/>
        <w:ind w:left="720"/>
        <w:rPr/>
      </w:pPr>
      <w:r w:rsidDel="00000000" w:rsidR="00000000" w:rsidRPr="00000000">
        <w:rPr>
          <w:rtl w:val="0"/>
        </w:rPr>
        <w:t xml:space="preserve">Sachweh, P. (2016). Social Justice and the Welfare State: Institutions, Outcomes, and Attitudes in Comparative Perspective.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293–313). Springer. https://doi.org/10.1007/978-1-4939-3216-0_16 </w:t>
      </w:r>
    </w:p>
    <w:p w:rsidR="00000000" w:rsidDel="00000000" w:rsidP="00000000" w:rsidRDefault="00000000" w:rsidRPr="00000000" w14:paraId="0000012C">
      <w:pPr>
        <w:spacing w:after="0" w:before="200" w:line="480" w:lineRule="auto"/>
        <w:ind w:left="720"/>
        <w:rPr/>
      </w:pPr>
      <w:r w:rsidDel="00000000" w:rsidR="00000000" w:rsidRPr="00000000">
        <w:rPr>
          <w:rtl w:val="0"/>
        </w:rPr>
        <w:t xml:space="preserve">Sachweh, P., Ullrich, C. G., &amp; Christoph, B. (2006). Die Gesellschaftliche Akzeptanz der Sozialhilfe. </w:t>
      </w:r>
      <w:r w:rsidDel="00000000" w:rsidR="00000000" w:rsidRPr="00000000">
        <w:rPr>
          <w:i w:val="1"/>
          <w:iCs w:val="1"/>
          <w:rtl w:val="0"/>
        </w:rPr>
        <w:t xml:space="preserve">KZfSS Kölner Zeitschrift für Soziologie und Sozialpsychologie</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(3), 489–509. https://doi.org/10.1007/s11575-006-0107-5 </w:t>
      </w:r>
    </w:p>
    <w:p w:rsidR="00000000" w:rsidDel="00000000" w:rsidP="00000000" w:rsidRDefault="00000000" w:rsidRPr="00000000" w14:paraId="0000012D">
      <w:pPr>
        <w:spacing w:after="0" w:before="200" w:line="480" w:lineRule="auto"/>
        <w:ind w:left="720"/>
        <w:rPr/>
      </w:pPr>
      <w:r w:rsidDel="00000000" w:rsidR="00000000" w:rsidRPr="00000000">
        <w:rPr>
          <w:rtl w:val="0"/>
        </w:rPr>
        <w:t xml:space="preserve">Schaub, S. (2021). Public contestation over agricultural pollution: A discourse network analysis on narrative strategies in the policy process. </w:t>
      </w:r>
      <w:r w:rsidDel="00000000" w:rsidR="00000000" w:rsidRPr="00000000">
        <w:rPr>
          <w:i w:val="1"/>
          <w:iCs w:val="1"/>
          <w:rtl w:val="0"/>
        </w:rPr>
        <w:t xml:space="preserve">Policy Sciences</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783–821. https://doi.org/10.1007/s11077-021-09439-x </w:t>
      </w:r>
    </w:p>
    <w:p w:rsidR="00000000" w:rsidDel="00000000" w:rsidP="00000000" w:rsidRDefault="00000000" w:rsidRPr="00000000" w14:paraId="0000012E">
      <w:pPr>
        <w:spacing w:after="0" w:before="200" w:line="480" w:lineRule="auto"/>
        <w:ind w:left="720"/>
        <w:rPr/>
      </w:pPr>
      <w:r w:rsidDel="00000000" w:rsidR="00000000" w:rsidRPr="00000000">
        <w:rPr>
          <w:rtl w:val="0"/>
        </w:rPr>
        <w:t xml:space="preserve">Schmidt, V. A. (2008). Discursive Institutionalism: The Explanatory Power of Ideas and Discourse. </w:t>
      </w:r>
      <w:r w:rsidDel="00000000" w:rsidR="00000000" w:rsidRPr="00000000">
        <w:rPr>
          <w:i w:val="1"/>
          <w:iCs w:val="1"/>
          <w:rtl w:val="0"/>
        </w:rPr>
        <w:t xml:space="preserve">Annual Review of Political 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(Volume 11, 2008), 303–326. https://doi.org/10.1146/annurev.polisci.11.060606.135342 </w:t>
      </w:r>
    </w:p>
    <w:p w:rsidR="00000000" w:rsidDel="00000000" w:rsidP="00000000" w:rsidRDefault="00000000" w:rsidRPr="00000000" w14:paraId="0000012F">
      <w:pPr>
        <w:spacing w:after="0" w:before="200" w:line="480" w:lineRule="auto"/>
        <w:ind w:left="720"/>
        <w:rPr/>
      </w:pPr>
      <w:r w:rsidDel="00000000" w:rsidR="00000000" w:rsidRPr="00000000">
        <w:rPr>
          <w:rtl w:val="0"/>
        </w:rPr>
        <w:t xml:space="preserve">Schmidt, V. A. (2016). The roots of neo-liberal resilience: Explaining continuity and change in background ideas in Europe’s political economy. </w:t>
      </w:r>
      <w:r w:rsidDel="00000000" w:rsidR="00000000" w:rsidRPr="00000000">
        <w:rPr>
          <w:i w:val="1"/>
          <w:iCs w:val="1"/>
          <w:rtl w:val="0"/>
        </w:rPr>
        <w:t xml:space="preserve">The British Journal of Politics and International Relations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318–334. https://doi.org/10.1177/1369148115612792 </w:t>
      </w:r>
    </w:p>
    <w:p w:rsidR="00000000" w:rsidDel="00000000" w:rsidP="00000000" w:rsidRDefault="00000000" w:rsidRPr="00000000" w14:paraId="00000130">
      <w:pPr>
        <w:spacing w:after="0" w:before="200" w:line="480" w:lineRule="auto"/>
        <w:ind w:left="720"/>
        <w:rPr/>
      </w:pPr>
      <w:r w:rsidDel="00000000" w:rsidR="00000000" w:rsidRPr="00000000">
        <w:rPr>
          <w:rtl w:val="0"/>
        </w:rPr>
        <w:t xml:space="preserve">Siviş, S. (2022). Who is (un)deserving? Differential healthcare access and the interplay between social and symbolic boundary-drawing towards Syrian refugees in Turkey. </w:t>
      </w:r>
      <w:r w:rsidDel="00000000" w:rsidR="00000000" w:rsidRPr="00000000">
        <w:rPr>
          <w:i w:val="1"/>
          <w:iCs w:val="1"/>
          <w:rtl w:val="0"/>
        </w:rPr>
        <w:t xml:space="preserve">Journal of Ethnic and Migration Studies</w:t>
      </w:r>
      <w:r w:rsidDel="00000000" w:rsidR="00000000" w:rsidRPr="00000000">
        <w:rPr>
          <w:rtl w:val="0"/>
        </w:rPr>
        <w:t xml:space="preserve">, </w:t>
      </w:r>
      <w:r w:rsidDel="00000000" w:rsidR="00000000" w:rsidRPr="00000000">
        <w:rPr>
          <w:i w:val="1"/>
          <w:iCs w:val="1"/>
          <w:rtl w:val="0"/>
        </w:rPr>
        <w:t xml:space="preserve">48</w:t>
      </w:r>
      <w:r w:rsidDel="00000000" w:rsidR="00000000" w:rsidRPr="00000000">
        <w:rPr>
          <w:rtl w:val="0"/>
        </w:rPr>
        <w:t xml:space="preserve">(17), 4029–4048. https://doi.org/10.1080/1369183X.2022.2058470 </w:t>
      </w:r>
    </w:p>
    <w:p w:rsidR="00000000" w:rsidDel="00000000" w:rsidP="00000000" w:rsidRDefault="00000000" w:rsidRPr="00000000" w14:paraId="00000131">
      <w:pPr>
        <w:spacing w:after="0" w:before="200" w:line="480" w:lineRule="auto"/>
        <w:ind w:left="720"/>
        <w:rPr/>
      </w:pPr>
      <w:r w:rsidDel="00000000" w:rsidR="00000000" w:rsidRPr="00000000">
        <w:rPr>
          <w:rtl w:val="0"/>
        </w:rPr>
        <w:t xml:space="preserve">Summers, K., Edmiston, D., Geiger, B. B., Ingold, J., Scullion, L., de Vries, R., &amp; Young, D. (2025). Claiming deservingness: The durability of social security claimant discourses during the Covid-19 pandemic. </w:t>
      </w:r>
      <w:r w:rsidDel="00000000" w:rsidR="00000000" w:rsidRPr="00000000">
        <w:rPr>
          <w:i w:val="1"/>
          <w:iCs w:val="1"/>
          <w:rtl w:val="0"/>
        </w:rPr>
        <w:t xml:space="preserve">The Sociological Review</w:t>
      </w:r>
      <w:r w:rsidDel="00000000" w:rsidR="00000000" w:rsidRPr="00000000">
        <w:rPr>
          <w:rtl w:val="0"/>
        </w:rPr>
        <w:t xml:space="preserve">, 00380261251336544. https://doi.org/10.1177/00380261251336544 </w:t>
      </w:r>
    </w:p>
    <w:p w:rsidR="00000000" w:rsidDel="00000000" w:rsidP="00000000" w:rsidRDefault="00000000" w:rsidRPr="00000000" w14:paraId="00000132">
      <w:pPr>
        <w:spacing w:after="0" w:before="200" w:line="480" w:lineRule="auto"/>
        <w:ind w:left="720"/>
        <w:rPr/>
      </w:pPr>
      <w:r w:rsidDel="00000000" w:rsidR="00000000" w:rsidRPr="00000000">
        <w:rPr>
          <w:rtl w:val="0"/>
        </w:rPr>
        <w:t xml:space="preserve">Taylor-Gooby, P., Hvinden, B., Mau, S., Leruth, B., Schoyen, M. A., &amp; Gyory, A. (2019). Moral economies of the welfare state: A qualitative comparative study. </w:t>
      </w:r>
      <w:r w:rsidDel="00000000" w:rsidR="00000000" w:rsidRPr="00000000">
        <w:rPr>
          <w:i w:val="1"/>
          <w:iCs w:val="1"/>
          <w:rtl w:val="0"/>
        </w:rPr>
        <w:t xml:space="preserve">Acta Sociologica</w:t>
      </w:r>
      <w:r w:rsidDel="00000000" w:rsidR="00000000" w:rsidRPr="00000000">
        <w:rPr>
          <w:rtl w:val="0"/>
        </w:rPr>
        <w:t xml:space="preserve">, </w:t>
      </w:r>
      <w:r w:rsidDel="00000000" w:rsidR="00000000" w:rsidRPr="00000000">
        <w:rPr>
          <w:i w:val="1"/>
          <w:iCs w:val="1"/>
          <w:rtl w:val="0"/>
        </w:rPr>
        <w:t xml:space="preserve">62</w:t>
      </w:r>
      <w:r w:rsidDel="00000000" w:rsidR="00000000" w:rsidRPr="00000000">
        <w:rPr>
          <w:rtl w:val="0"/>
        </w:rPr>
        <w:t xml:space="preserve">(2), 119–134. https://doi.org/10.1177/0001699318774835 </w:t>
      </w:r>
    </w:p>
    <w:p w:rsidR="00000000" w:rsidDel="00000000" w:rsidP="00000000" w:rsidRDefault="00000000" w:rsidRPr="00000000" w14:paraId="00000133">
      <w:pPr>
        <w:spacing w:after="0" w:before="200" w:line="480" w:lineRule="auto"/>
        <w:ind w:left="720"/>
        <w:rPr/>
      </w:pPr>
      <w:r w:rsidDel="00000000" w:rsidR="00000000" w:rsidRPr="00000000">
        <w:rPr>
          <w:rtl w:val="0"/>
        </w:rPr>
        <w:t xml:space="preserve">Theiss, M. (2023). How Does the Content of Deservingness Criteria Differ for More and Less Deserving Target Groups? An Analysis of Polish Online Debates on Refugees and Families with Children.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(4), 962–980. https://doi.org/10.1017/S0047279422000058 </w:t>
      </w:r>
    </w:p>
    <w:p w:rsidR="00000000" w:rsidDel="00000000" w:rsidP="00000000" w:rsidRDefault="00000000" w:rsidRPr="00000000" w14:paraId="00000134">
      <w:pPr>
        <w:spacing w:after="0" w:before="200" w:line="480" w:lineRule="auto"/>
        <w:ind w:left="720"/>
        <w:rPr/>
      </w:pPr>
      <w:r w:rsidDel="00000000" w:rsidR="00000000" w:rsidRPr="00000000">
        <w:rPr>
          <w:rtl w:val="0"/>
        </w:rPr>
        <w:t xml:space="preserve">Tranmer, M., Steel, D., &amp; Browne, W. J. (2014). Multiple-Membership Multiple-Classification Models for Social Network and Group Dependences. </w:t>
      </w:r>
      <w:r w:rsidDel="00000000" w:rsidR="00000000" w:rsidRPr="00000000">
        <w:rPr>
          <w:i w:val="1"/>
          <w:iCs w:val="1"/>
          <w:rtl w:val="0"/>
        </w:rPr>
        <w:t xml:space="preserve">Journal of the Royal Statistical Society Series A: Statistics in Society</w:t>
      </w:r>
      <w:r w:rsidDel="00000000" w:rsidR="00000000" w:rsidRPr="00000000">
        <w:rPr>
          <w:rtl w:val="0"/>
        </w:rPr>
        <w:t xml:space="preserve">, </w:t>
      </w:r>
      <w:r w:rsidDel="00000000" w:rsidR="00000000" w:rsidRPr="00000000">
        <w:rPr>
          <w:i w:val="1"/>
          <w:iCs w:val="1"/>
          <w:rtl w:val="0"/>
        </w:rPr>
        <w:t xml:space="preserve">177</w:t>
      </w:r>
      <w:r w:rsidDel="00000000" w:rsidR="00000000" w:rsidRPr="00000000">
        <w:rPr>
          <w:rtl w:val="0"/>
        </w:rPr>
        <w:t xml:space="preserve">(2), 439–455. https://doi.org/10.1111/rssa.12021 </w:t>
      </w:r>
    </w:p>
    <w:p w:rsidR="00000000" w:rsidDel="00000000" w:rsidP="00000000" w:rsidRDefault="00000000" w:rsidRPr="00000000" w14:paraId="00000135">
      <w:pPr>
        <w:spacing w:after="0" w:before="200" w:line="480" w:lineRule="auto"/>
        <w:ind w:left="720"/>
        <w:rPr/>
      </w:pPr>
      <w:r w:rsidDel="00000000" w:rsidR="00000000" w:rsidRPr="00000000">
        <w:rPr>
          <w:rtl w:val="0"/>
        </w:rPr>
        <w:t xml:space="preserve">Väänänen, N., &amp; Liukko, J. (2022). Justifying a financially and socially sustainable pension reform: A comparative study of Finland and France. </w:t>
      </w:r>
      <w:r w:rsidDel="00000000" w:rsidR="00000000" w:rsidRPr="00000000">
        <w:rPr>
          <w:i w:val="1"/>
          <w:iCs w:val="1"/>
          <w:rtl w:val="0"/>
        </w:rPr>
        <w:t xml:space="preserve">International Journal of Sociology and Social Policy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(5–6), 507–520. https://doi.org/10.1108/IJSSP-04-2022-0091 </w:t>
      </w:r>
    </w:p>
    <w:p w:rsidR="00000000" w:rsidDel="00000000" w:rsidP="00000000" w:rsidRDefault="00000000" w:rsidRPr="00000000" w14:paraId="00000136">
      <w:pPr>
        <w:spacing w:after="0" w:before="200" w:line="480" w:lineRule="auto"/>
        <w:ind w:left="720"/>
        <w:rPr/>
      </w:pPr>
      <w:r w:rsidDel="00000000" w:rsidR="00000000" w:rsidRPr="00000000">
        <w:rPr>
          <w:rtl w:val="0"/>
        </w:rPr>
        <w:t xml:space="preserve">Vaara, E., Tienari, J., &amp; Laurila, J. (2006). Pulp and Paper Fiction: On the Discursive Legitimation of Global Industrial Restructuring. </w:t>
      </w:r>
      <w:r w:rsidDel="00000000" w:rsidR="00000000" w:rsidRPr="00000000">
        <w:rPr>
          <w:i w:val="1"/>
          <w:iCs w:val="1"/>
          <w:rtl w:val="0"/>
        </w:rPr>
        <w:t xml:space="preserve">Organization Studies</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(6), 789–813. https://doi.org/10.1177/0170840606061071 </w:t>
      </w:r>
    </w:p>
    <w:p w:rsidR="00000000" w:rsidDel="00000000" w:rsidP="00000000" w:rsidRDefault="00000000" w:rsidRPr="00000000" w14:paraId="00000137">
      <w:pPr>
        <w:spacing w:after="0" w:before="200" w:line="480" w:lineRule="auto"/>
        <w:ind w:left="720"/>
        <w:rPr/>
      </w:pPr>
      <w:r w:rsidDel="00000000" w:rsidR="00000000" w:rsidRPr="00000000">
        <w:rPr>
          <w:rtl w:val="0"/>
        </w:rPr>
        <w:t xml:space="preserve">Van Hootegem, A., Meuleman, B., &amp; Abts, K. (2024). Two faces of benefit generosity: Comparing justice preferences in the access to and level of welfare benefits. </w:t>
      </w:r>
      <w:r w:rsidDel="00000000" w:rsidR="00000000" w:rsidRPr="00000000">
        <w:rPr>
          <w:i w:val="1"/>
          <w:iCs w:val="1"/>
          <w:rtl w:val="0"/>
        </w:rPr>
        <w:t xml:space="preserve">European Sociological Review</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(3), 523–534. https://doi.org/10.1093/esr/jcad053 </w:t>
      </w:r>
    </w:p>
    <w:p w:rsidR="00000000" w:rsidDel="00000000" w:rsidP="00000000" w:rsidRDefault="00000000" w:rsidRPr="00000000" w14:paraId="00000138">
      <w:pPr>
        <w:spacing w:after="0" w:before="200" w:line="480" w:lineRule="auto"/>
        <w:ind w:left="720"/>
        <w:rPr/>
      </w:pPr>
      <w:r w:rsidDel="00000000" w:rsidR="00000000" w:rsidRPr="00000000">
        <w:rPr>
          <w:rtl w:val="0"/>
        </w:rPr>
        <w:t xml:space="preserve">Van Leeuwen, T. (2007). Legitimation in discourse and communication. </w:t>
      </w:r>
      <w:r w:rsidDel="00000000" w:rsidR="00000000" w:rsidRPr="00000000">
        <w:rPr>
          <w:i w:val="1"/>
          <w:iCs w:val="1"/>
          <w:rtl w:val="0"/>
        </w:rPr>
        <w:t xml:space="preserve">Discourse &amp; Communication</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(1), 91–112. https://doi.org/10.1177/1750481307071986 </w:t>
      </w:r>
    </w:p>
    <w:p w:rsidR="00000000" w:rsidDel="00000000" w:rsidP="00000000" w:rsidRDefault="00000000" w:rsidRPr="00000000" w14:paraId="00000139">
      <w:pPr>
        <w:spacing w:after="0" w:before="200" w:line="480" w:lineRule="auto"/>
        <w:ind w:left="720"/>
        <w:rPr/>
      </w:pPr>
      <w:r w:rsidDel="00000000" w:rsidR="00000000" w:rsidRPr="00000000">
        <w:rPr>
          <w:rtl w:val="0"/>
        </w:rPr>
        <w:t xml:space="preserve">van Oorschot, W. (2000). Who should get what, and why? On deservingness criteria and the conditionality of solidarity among the public. </w:t>
      </w:r>
      <w:r w:rsidDel="00000000" w:rsidR="00000000" w:rsidRPr="00000000">
        <w:rPr>
          <w:i w:val="1"/>
          <w:iCs w:val="1"/>
          <w:rtl w:val="0"/>
        </w:rPr>
        <w:t xml:space="preserve">Policy &amp; Politics</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33–48. https://doi.org/10.1332/0305573002500811 </w:t>
      </w:r>
    </w:p>
    <w:p w:rsidR="00000000" w:rsidDel="00000000" w:rsidP="00000000" w:rsidRDefault="00000000" w:rsidRPr="00000000" w14:paraId="0000013A">
      <w:pPr>
        <w:spacing w:after="0" w:before="200" w:line="480" w:lineRule="auto"/>
        <w:ind w:left="720"/>
        <w:rPr/>
      </w:pPr>
      <w:r w:rsidDel="00000000" w:rsidR="00000000" w:rsidRPr="00000000">
        <w:rPr>
          <w:rtl w:val="0"/>
        </w:rPr>
        <w:t xml:space="preserve">van Oorschot, W. (2006). Making the difference in social Europe: Deservingness perceptions among                citizens of European welfare states. </w:t>
      </w:r>
      <w:r w:rsidDel="00000000" w:rsidR="00000000" w:rsidRPr="00000000">
        <w:rPr>
          <w:i w:val="1"/>
          <w:iCs w:val="1"/>
          <w:rtl w:val="0"/>
        </w:rPr>
        <w:t xml:space="preserve">Journal of European Social Policy</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23–42. https://doi.org/10.1177/0958928706059829 </w:t>
      </w:r>
    </w:p>
    <w:p w:rsidR="00000000" w:rsidDel="00000000" w:rsidP="00000000" w:rsidRDefault="00000000" w:rsidRPr="00000000" w14:paraId="0000013B">
      <w:pPr>
        <w:spacing w:after="0" w:before="200" w:line="480" w:lineRule="auto"/>
        <w:ind w:left="720"/>
        <w:rPr/>
      </w:pPr>
      <w:r w:rsidDel="00000000" w:rsidR="00000000" w:rsidRPr="00000000">
        <w:rPr>
          <w:rtl w:val="0"/>
        </w:rPr>
        <w:t xml:space="preserve">van Oorschot, W., Laenen, T., Roosma, F., &amp; Meuleman, B. (2022). Recent advances in understanding welfare attitudes in Europe. En </w:t>
      </w:r>
      <w:r w:rsidDel="00000000" w:rsidR="00000000" w:rsidRPr="00000000">
        <w:rPr>
          <w:i w:val="1"/>
          <w:iCs w:val="1"/>
          <w:rtl w:val="0"/>
        </w:rPr>
        <w:t xml:space="preserve">Social Policy in Changing European Societies</w:t>
      </w:r>
      <w:r w:rsidDel="00000000" w:rsidR="00000000" w:rsidRPr="00000000">
        <w:rPr>
          <w:rtl w:val="0"/>
        </w:rPr>
        <w:t xml:space="preserve"> (pp. 202–217). Edward Elgar Publishing. https://www.elgaronline.com/edcollchap-oa/book/9781802201710/book-part-9781802201710-21.xml </w:t>
      </w:r>
    </w:p>
    <w:p w:rsidR="00000000" w:rsidDel="00000000" w:rsidP="00000000" w:rsidRDefault="00000000" w:rsidRPr="00000000" w14:paraId="0000013C">
      <w:pPr>
        <w:spacing w:after="0" w:before="200" w:line="480" w:lineRule="auto"/>
        <w:ind w:left="720"/>
        <w:rPr/>
      </w:pPr>
      <w:r w:rsidDel="00000000" w:rsidR="00000000" w:rsidRPr="00000000">
        <w:rPr>
          <w:rtl w:val="0"/>
        </w:rPr>
        <w:t xml:space="preserve">Vela, J. (2025). El Sistema de Pensiones chileno posreforma 2025: ¿cuánto queda de neoliberalismo? </w:t>
      </w:r>
      <w:r w:rsidDel="00000000" w:rsidR="00000000" w:rsidRPr="00000000">
        <w:rPr>
          <w:i w:val="1"/>
          <w:iCs w:val="1"/>
          <w:rtl w:val="0"/>
        </w:rPr>
        <w:t xml:space="preserve">Estudios Públicos</w:t>
      </w:r>
      <w:r w:rsidDel="00000000" w:rsidR="00000000" w:rsidRPr="00000000">
        <w:rPr>
          <w:rtl w:val="0"/>
        </w:rPr>
        <w:t xml:space="preserve">, 1–45. https://doi.org/10.38178/07183089/1157240905 </w:t>
      </w:r>
    </w:p>
    <w:p w:rsidR="00000000" w:rsidDel="00000000" w:rsidP="00000000" w:rsidRDefault="00000000" w:rsidRPr="00000000" w14:paraId="0000013D">
      <w:pPr>
        <w:spacing w:after="0" w:before="200" w:line="480" w:lineRule="auto"/>
        <w:ind w:left="720"/>
        <w:rPr/>
      </w:pPr>
      <w:r w:rsidDel="00000000" w:rsidR="00000000" w:rsidRPr="00000000">
        <w:rPr>
          <w:rtl w:val="0"/>
        </w:rPr>
        <w:t xml:space="preserve">Wiggan, J. (2012). Telling stories of 21st century welfare: The UK Coalition government and the neo-liberal discourse of worklessness and dependency. </w:t>
      </w:r>
      <w:r w:rsidDel="00000000" w:rsidR="00000000" w:rsidRPr="00000000">
        <w:rPr>
          <w:i w:val="1"/>
          <w:iCs w:val="1"/>
          <w:rtl w:val="0"/>
        </w:rPr>
        <w:t xml:space="preserve">Critical Social Policy</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(3), 383–405. https://doi.org/10.1177/0261018312444413 </w:t>
      </w:r>
    </w:p>
    <w:p w:rsidR="00000000" w:rsidDel="00000000" w:rsidP="00000000" w:rsidRDefault="00000000" w:rsidRPr="00000000" w14:paraId="0000013E">
      <w:pPr>
        <w:spacing w:after="0" w:before="200" w:line="480" w:lineRule="auto"/>
        <w:ind w:left="720"/>
        <w:rPr/>
      </w:pPr>
      <w:r w:rsidDel="00000000" w:rsidR="00000000" w:rsidRPr="00000000">
        <w:rPr>
          <w:rtl w:val="0"/>
        </w:rPr>
        <w:t xml:space="preserve">Wiß, T., Fernández, J. J., &amp; Anderson, K. M. (2025). Attitudes towards the public-private mix for retirement income in Europe. </w:t>
      </w:r>
      <w:r w:rsidDel="00000000" w:rsidR="00000000" w:rsidRPr="00000000">
        <w:rPr>
          <w:i w:val="1"/>
          <w:iCs w:val="1"/>
          <w:rtl w:val="0"/>
        </w:rPr>
        <w:t xml:space="preserve">Journal of European Social Policy</w:t>
      </w:r>
      <w:r w:rsidDel="00000000" w:rsidR="00000000" w:rsidRPr="00000000">
        <w:rPr>
          <w:rtl w:val="0"/>
        </w:rPr>
        <w:t xml:space="preserve">, 09589287251345904. https://doi.org/10.1177/09589287251345904 </w:t>
      </w:r>
      <w:r w:rsidDel="00000000" w:rsidR="00000000" w:rsidRPr="00000000">
        <w:rPr>
          <w:rtl w:val="0"/>
        </w:rPr>
      </w:r>
    </w:p>
    <w:sectPr>
      <w:headerReference r:id="rId12" w:type="default"/>
      <w:footerReference r:id="rId13" w:type="default"/>
      <w:footerReference r:id="rId14"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mael Aguayo" w:id="5" w:date="2026-09-14T17:54:33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quizás puede entrar economías morales</w:t>
      </w:r>
    </w:p>
  </w:comment>
  <w:comment w:author="Ismael Aguayo" w:id="6" w:date="2026-09-14T18:57:3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categorías adicionales identificadas por Laenen: igualdad/universalismo y consciencia del gasto</w:t>
      </w:r>
    </w:p>
  </w:comment>
  <w:comment w:author="Ismael Aguayo" w:id="10" w:date="2026-09-14T19:11:07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esto se puede fusionar con el párrafo de arriba (me parece raro). Sumado a esto, todo este párrafo parece como "flotando" y parece tener dos objetivos.</w:t>
      </w:r>
    </w:p>
  </w:comment>
  <w:comment w:author="Ismael Aguayo" w:id="4" w:date="2026-09-14T17:44:59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Intentaría reducir la creación de nuevos índices y mediciones (H3) para usar medidas validadas y ojalá más modelos multinivel u otros test estadísticos (x ejemplo t-test).</w:t>
      </w:r>
    </w:p>
  </w:comment>
  <w:comment w:author="Ismael Aguayo" w:id="1" w:date="2026-09-14T17:36:5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si podemos realmente medir esto y cómo entran acá los otros debates parlamentarios. Hay que ajustar el argumento y las hipótesis</w:t>
      </w:r>
    </w:p>
  </w:comment>
  <w:comment w:author="Ismael Aguayo" w:id="2" w:date="2026-09-14T17:53:4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un concepto relevante son las economías morales. Podemos orientar esto a examinar las economías morales que caracterizan el debate previsional chileno, cómo se expresan de forma mayor cuándo un sistema es disputado de fondo, y cuáles estrategias de legitimación utiliza cada facción.</w:t>
      </w:r>
    </w:p>
  </w:comment>
  <w:comment w:author="Ismael Aguayo" w:id="0" w:date="2026-09-14T17:34:11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mención a la PGU</w:t>
      </w:r>
    </w:p>
  </w:comment>
  <w:comment w:author="Ismael Aguayo" w:id="11" w:date="2026-09-14T19:31:4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sacaría adaptación</w:t>
      </w:r>
    </w:p>
  </w:comment>
  <w:comment w:author="Ismael Aguayo" w:id="8" w:date="2026-09-14T19:02:4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evaluar estos párrafos para ser consistentes con la metodología. No se si podemos evaluar la robustez ideacional, pero si puede ser un concepto mencionado.</w:t>
      </w:r>
    </w:p>
  </w:comment>
  <w:comment w:author="Ismael Aguayo" w:id="9" w:date="2026-09-14T19:06:3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especialmente puede ser interesante pensando en la comparación con leyes sin cambio estructural</w:t>
      </w:r>
    </w:p>
  </w:comment>
  <w:comment w:author="Ismael Aguayo" w:id="7" w:date="2026-09-14T19:14:12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toda esta sección puede ser muy resumida, ya que hay ideas que no son muy relevantes (el paper no pierde mucho al eliminarlas).</w:t>
      </w:r>
    </w:p>
  </w:comment>
  <w:comment w:author="Ismael Aguayo" w:id="3" w:date="2026-09-14T17:42:09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hay cosas complejas de medir de forma validada en h3. Creo que algo razonable sería: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Análisis de coaliciones, viendo también como se organizan los actores/partidos dentro de ellas.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 conceptos utilizados por diferentes sujetos, en especial CARIN. Sería interesante ver que conceptos son el "core" de cada coalición. A comparación de la pregunta anterior, acá pondremos el foco en los conceptos.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Algo relacionado con la estructuración. Creo que mirar permanencia y difusión es más plausible.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Comparación con PGU. Creo que sin ese elemento su inclusión no se justifica. Mi hipótesis sin mucho fundamento es que la PGU estará menos polarizada y presentará menos justificaciones normativas, ya que no desafiaba el núcleo de justicia de la capitalización individual.</w:t>
      </w:r>
    </w:p>
  </w:comment>
  <w:comment w:author="Ismael Aguayo" w:id="13" w:date="2026-09-14T19:36:59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usando categorías de Laenen (para solidaridad y sostenibilidad financiera)</w:t>
      </w:r>
    </w:p>
  </w:comment>
  <w:comment w:author="Ismael Aguayo" w:id="12" w:date="2026-09-14T19:32:21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a este punto tiene sentido reducir la relevancia de la robustez ideacional en esta investigación, exceptuando para la construcción del argumento.</w:t>
      </w:r>
    </w:p>
  </w:comment>
  <w:comment w:author="Ismael Aguayo" w:id="14" w:date="2026-09-14T19:38:18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y modificar en respuesta a los cambios de las hipótesis / pregunta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En los documentos AKN del corpus, la estructura XML permite distinguir intervenciones, hablantes y secciones del debate.</w:t>
      </w:r>
    </w:p>
  </w:footnote>
  <w:footnote w:id="1">
    <w:p w:rsidR="00000000" w:rsidDel="00000000" w:rsidP="00000000" w:rsidRDefault="00000000" w:rsidRPr="00000000" w14:paraId="000001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Esta recuperación se aplicó a la discusión del tercer trámite de la Ley N.º 21.735, del 29 de enero de 2025. </w:t>
      </w:r>
    </w:p>
  </w:footnote>
  <w:footnote w:id="2">
    <w:p w:rsidR="00000000" w:rsidDel="00000000" w:rsidP="00000000" w:rsidRDefault="00000000" w:rsidRPr="00000000" w14:paraId="00000144">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segmentación parte de los párrafos delimitados por saltos de línea. Los que superan 150 palabras se dividen por oraciones y, si es necesario, por límites entre palabras. Los segmentos breves se agrupan dentro de la misma intervención, con un objetivo de 100 palabras y un máximo inicial de 150. Después, los fragmentos de menos de 50 palabras se unen al vecino más corto; en caso de empate, al anterior. Esta fusión puede superar el máximo inicial. Se conservan las intervenciones completas de entre 5 y 49 palabras y se excluyen las de menos de 5. Cada fragmento mantiene su orden y las posiciones de sus componentes en el texto original. Los fragmentos anterior y siguiente del mismo documento se presentan como contexto, incluso cuando pertenecen a otra intervención. La evidencia codificada debe proceder del fragmento objetivo. La intervención constituye la unidad documental; el fragmento, la entrada de codificación; y la declaración, la unidad analítica del DNA.</w:t>
      </w:r>
    </w:p>
    <w:p w:rsidR="00000000" w:rsidDel="00000000" w:rsidP="00000000" w:rsidRDefault="00000000" w:rsidRPr="00000000" w14:paraId="00000145">
      <w:pPr>
        <w:spacing w:before="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lineRule="auto"/>
    </w:pPr>
    <w:rPr>
      <w:b w:val="1"/>
      <w:bCs w:val="1"/>
      <w:sz w:val="26"/>
      <w:szCs w:val="26"/>
    </w:rPr>
  </w:style>
  <w:style w:type="paragraph" w:styleId="Heading4">
    <w:name w:val="heading 4"/>
    <w:basedOn w:val="Normal"/>
    <w:next w:val="Normal"/>
    <w:pPr>
      <w:keepNext w:val="1"/>
      <w:keepLines w:val="1"/>
      <w:spacing w:after="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ithub.com/ismaelaguayob/bcn-scraper"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